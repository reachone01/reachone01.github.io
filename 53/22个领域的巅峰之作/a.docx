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jc w:val="center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drawing>
          <wp:inline distT="0" distB="0" distL="0" distR="0">
            <wp:extent cx="5280660" cy="7620000"/>
            <wp:effectExtent l="19050" t="0" r="0" b="0"/>
            <wp:docPr id="1" name="图片 1" descr="http://ww4.sinaimg.cn/mw690/005MkxmCjw1eu67lxstuwj30fe0m8j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4.sinaimg.cn/mw690/005MkxmCjw1eu67lxstuwj30fe0m8jx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No.1 </w:t>
      </w:r>
      <w:r>
        <w:rPr>
          <w:rStyle w:val="a6"/>
          <w:rFonts w:ascii="Arial" w:hAnsi="Arial" w:cs="Arial"/>
          <w:color w:val="1B1B1B"/>
          <w:sz w:val="17"/>
          <w:szCs w:val="17"/>
        </w:rPr>
        <w:t>《无声告白》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类型：社会小说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伍绮诗（著）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我们终此一生，就是要摆脱他人的期待，找到真正的自己。</w:t>
      </w:r>
      <w:r>
        <w:rPr>
          <w:rFonts w:ascii="Arial" w:hAnsi="Arial" w:cs="Arial"/>
          <w:color w:val="1B1B1B"/>
          <w:sz w:val="17"/>
          <w:szCs w:val="17"/>
        </w:rPr>
        <w:t>2014</w:t>
      </w:r>
      <w:r>
        <w:rPr>
          <w:rFonts w:ascii="Arial" w:hAnsi="Arial" w:cs="Arial"/>
          <w:color w:val="1B1B1B"/>
          <w:sz w:val="17"/>
          <w:szCs w:val="17"/>
        </w:rPr>
        <w:t>美国年度图书第</w:t>
      </w:r>
      <w:r>
        <w:rPr>
          <w:rFonts w:ascii="Arial" w:hAnsi="Arial" w:cs="Arial"/>
          <w:color w:val="1B1B1B"/>
          <w:sz w:val="17"/>
          <w:szCs w:val="17"/>
        </w:rPr>
        <w:t>1</w:t>
      </w:r>
      <w:r>
        <w:rPr>
          <w:rFonts w:ascii="Arial" w:hAnsi="Arial" w:cs="Arial"/>
          <w:color w:val="1B1B1B"/>
          <w:sz w:val="17"/>
          <w:szCs w:val="17"/>
        </w:rPr>
        <w:t>名，击败斯蒂芬</w:t>
      </w:r>
      <w:r>
        <w:rPr>
          <w:rFonts w:ascii="Arial" w:hAnsi="Arial" w:cs="Arial"/>
          <w:color w:val="1B1B1B"/>
          <w:sz w:val="17"/>
          <w:szCs w:val="17"/>
        </w:rPr>
        <w:t>·</w:t>
      </w:r>
      <w:r>
        <w:rPr>
          <w:rFonts w:ascii="Arial" w:hAnsi="Arial" w:cs="Arial"/>
          <w:color w:val="1B1B1B"/>
          <w:sz w:val="17"/>
          <w:szCs w:val="17"/>
        </w:rPr>
        <w:t>金、村上春树等</w:t>
      </w:r>
      <w:r>
        <w:rPr>
          <w:rFonts w:ascii="Arial" w:hAnsi="Arial" w:cs="Arial"/>
          <w:color w:val="1B1B1B"/>
          <w:sz w:val="17"/>
          <w:szCs w:val="17"/>
        </w:rPr>
        <w:t>99</w:t>
      </w:r>
      <w:r>
        <w:rPr>
          <w:rFonts w:ascii="Arial" w:hAnsi="Arial" w:cs="Arial"/>
          <w:color w:val="1B1B1B"/>
          <w:sz w:val="17"/>
          <w:szCs w:val="17"/>
        </w:rPr>
        <w:t>位大牌作家！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莉迪亚死了，可他们还不知道。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lastRenderedPageBreak/>
        <w:t>莉迪亚是家中老二，李先生和李太太的掌上明珠，她遗传了母亲的蓝眼睛和父亲的黑头发。父母深信，莉迪亚一定能实现他们无法实现的梦想。莉迪亚的尸体被发现后，她的父亲内疚不已，母亲则一心报复。莉迪亚的哥哥觉得，隔壁的坏小子铁定脱不了关系，只有莉迪亚的妹妹看得一清二楚，而且，她很可能是唯一知道真相的人</w:t>
      </w:r>
      <w:r>
        <w:rPr>
          <w:rFonts w:ascii="Arial" w:hAnsi="Arial" w:cs="Arial"/>
          <w:color w:val="1B1B1B"/>
          <w:sz w:val="17"/>
          <w:szCs w:val="17"/>
        </w:rPr>
        <w:t>……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No.2 </w:t>
      </w:r>
      <w:r>
        <w:rPr>
          <w:rStyle w:val="a6"/>
          <w:rFonts w:ascii="Arial" w:hAnsi="Arial" w:cs="Arial"/>
          <w:color w:val="1B1B1B"/>
          <w:sz w:val="17"/>
          <w:szCs w:val="17"/>
        </w:rPr>
        <w:t>《岛上书店》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类型：情感小说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加布瑞埃拉</w:t>
      </w:r>
      <w:r>
        <w:rPr>
          <w:rFonts w:ascii="Arial" w:hAnsi="Arial" w:cs="Arial"/>
          <w:color w:val="1B1B1B"/>
          <w:sz w:val="17"/>
          <w:szCs w:val="17"/>
        </w:rPr>
        <w:t>·</w:t>
      </w:r>
      <w:r>
        <w:rPr>
          <w:rFonts w:ascii="Arial" w:hAnsi="Arial" w:cs="Arial"/>
          <w:color w:val="1B1B1B"/>
          <w:sz w:val="17"/>
          <w:szCs w:val="17"/>
        </w:rPr>
        <w:t>泽文（著）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每个人的生命中，都有最艰难的那一年，将人生变得美好而辽阔。现象级全球畅销书！一年之内畅销美英德法日等</w:t>
      </w:r>
      <w:r>
        <w:rPr>
          <w:rFonts w:ascii="Arial" w:hAnsi="Arial" w:cs="Arial"/>
          <w:color w:val="1B1B1B"/>
          <w:sz w:val="17"/>
          <w:szCs w:val="17"/>
        </w:rPr>
        <w:t>25</w:t>
      </w:r>
      <w:r>
        <w:rPr>
          <w:rFonts w:ascii="Arial" w:hAnsi="Arial" w:cs="Arial"/>
          <w:color w:val="1B1B1B"/>
          <w:sz w:val="17"/>
          <w:szCs w:val="17"/>
        </w:rPr>
        <w:t>国！</w:t>
      </w:r>
      <w:r>
        <w:rPr>
          <w:rFonts w:ascii="Arial" w:hAnsi="Arial" w:cs="Arial"/>
          <w:color w:val="1B1B1B"/>
          <w:sz w:val="17"/>
          <w:szCs w:val="17"/>
        </w:rPr>
        <w:t>2014</w:t>
      </w:r>
      <w:r>
        <w:rPr>
          <w:rFonts w:ascii="Arial" w:hAnsi="Arial" w:cs="Arial"/>
          <w:color w:val="1B1B1B"/>
          <w:sz w:val="17"/>
          <w:szCs w:val="17"/>
        </w:rPr>
        <w:t>感动全世界千万读者的阳光治愈小说！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A</w:t>
      </w:r>
      <w:r>
        <w:rPr>
          <w:rFonts w:ascii="Arial" w:hAnsi="Arial" w:cs="Arial"/>
          <w:color w:val="1B1B1B"/>
          <w:sz w:val="17"/>
          <w:szCs w:val="17"/>
        </w:rPr>
        <w:t>．</w:t>
      </w:r>
      <w:r>
        <w:rPr>
          <w:rFonts w:ascii="Arial" w:hAnsi="Arial" w:cs="Arial"/>
          <w:color w:val="1B1B1B"/>
          <w:sz w:val="17"/>
          <w:szCs w:val="17"/>
        </w:rPr>
        <w:t>J</w:t>
      </w:r>
      <w:r>
        <w:rPr>
          <w:rFonts w:ascii="Arial" w:hAnsi="Arial" w:cs="Arial"/>
          <w:color w:val="1B1B1B"/>
          <w:sz w:val="17"/>
          <w:szCs w:val="17"/>
        </w:rPr>
        <w:t>．费克里，人近中年，在一座与世隔绝的小岛上，经营一家书店。命运从未眷顾过他，爱妻去世，书店危机，就连唯一值钱的宝贝也遭窃。他的人生陷入僵局，他的内心沦为荒岛。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就在此时，一个神秘的包袱出现在书店中，意外地拯救了陷于孤独绝境中的</w:t>
      </w:r>
      <w:r>
        <w:rPr>
          <w:rFonts w:ascii="Arial" w:hAnsi="Arial" w:cs="Arial"/>
          <w:color w:val="1B1B1B"/>
          <w:sz w:val="17"/>
          <w:szCs w:val="17"/>
        </w:rPr>
        <w:t>A</w:t>
      </w:r>
      <w:r>
        <w:rPr>
          <w:rFonts w:ascii="Arial" w:hAnsi="Arial" w:cs="Arial"/>
          <w:color w:val="1B1B1B"/>
          <w:sz w:val="17"/>
          <w:szCs w:val="17"/>
        </w:rPr>
        <w:t>．</w:t>
      </w:r>
      <w:r>
        <w:rPr>
          <w:rFonts w:ascii="Arial" w:hAnsi="Arial" w:cs="Arial"/>
          <w:color w:val="1B1B1B"/>
          <w:sz w:val="17"/>
          <w:szCs w:val="17"/>
        </w:rPr>
        <w:t>J</w:t>
      </w:r>
      <w:r>
        <w:rPr>
          <w:rFonts w:ascii="Arial" w:hAnsi="Arial" w:cs="Arial"/>
          <w:color w:val="1B1B1B"/>
          <w:sz w:val="17"/>
          <w:szCs w:val="17"/>
        </w:rPr>
        <w:t>．，成为了连接他和小姨子伊斯梅、警长兰比亚斯、出版社女业务员阿米莉娅之间的纽带，为他的生活带来了转机。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小岛上的几个生命紧紧相依，走出了人生的困境，而所有对书和生活的热爱都周而复始，愈加汹涌。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lastRenderedPageBreak/>
        <w:drawing>
          <wp:inline distT="0" distB="0" distL="0" distR="0">
            <wp:extent cx="5242560" cy="6355080"/>
            <wp:effectExtent l="19050" t="0" r="0" b="0"/>
            <wp:docPr id="3" name="图片 3" descr="http://ww1.sinaimg.cn/mw690/005MkxmCjw1eu67lyh2r2j30fa0ij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005MkxmCjw1eu67lyh2r2j30fa0ij75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635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No.3 </w:t>
      </w:r>
      <w:r>
        <w:rPr>
          <w:rStyle w:val="a6"/>
          <w:rFonts w:ascii="Arial" w:hAnsi="Arial" w:cs="Arial"/>
          <w:color w:val="1B1B1B"/>
          <w:sz w:val="17"/>
          <w:szCs w:val="17"/>
        </w:rPr>
        <w:t>《教父》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类型：黑帮小说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马里奥</w:t>
      </w:r>
      <w:r>
        <w:rPr>
          <w:rFonts w:ascii="Arial" w:hAnsi="Arial" w:cs="Arial"/>
          <w:color w:val="1B1B1B"/>
          <w:sz w:val="17"/>
          <w:szCs w:val="17"/>
        </w:rPr>
        <w:t>·</w:t>
      </w:r>
      <w:r>
        <w:rPr>
          <w:rFonts w:ascii="Arial" w:hAnsi="Arial" w:cs="Arial"/>
          <w:color w:val="1B1B1B"/>
          <w:sz w:val="17"/>
          <w:szCs w:val="17"/>
        </w:rPr>
        <w:t>普佐（著）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习主席酷爱电影《教父》原著。</w:t>
      </w:r>
      <w:r>
        <w:rPr>
          <w:rFonts w:ascii="Arial" w:hAnsi="Arial" w:cs="Arial"/>
          <w:color w:val="1B1B1B"/>
          <w:sz w:val="17"/>
          <w:szCs w:val="17"/>
        </w:rPr>
        <w:t>2014</w:t>
      </w:r>
      <w:r>
        <w:rPr>
          <w:rFonts w:ascii="Arial" w:hAnsi="Arial" w:cs="Arial"/>
          <w:color w:val="1B1B1B"/>
          <w:sz w:val="17"/>
          <w:szCs w:val="17"/>
        </w:rPr>
        <w:t>首次无删节简体中文版《教父》三部曲！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《教父》是男人的圣经，是智慧的总和，是一切问题的答案。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教父的世界里，友谊，是通行的货币；忠诚，是最好的礼物；缄默，是唯一的规则。他藐视一切价值，不给警告，不虚张声势，不留余地。教父，就是自己的上帝。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lastRenderedPageBreak/>
        <w:drawing>
          <wp:inline distT="0" distB="0" distL="0" distR="0">
            <wp:extent cx="4960620" cy="5547360"/>
            <wp:effectExtent l="19050" t="0" r="0" b="0"/>
            <wp:docPr id="4" name="图片 4" descr="http://ww2.sinaimg.cn/mw690/005MkxmCjw1eu67m1f544j30eh0g6wj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005MkxmCjw1eu67m1f544j30eh0g6wj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554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No.4 </w:t>
      </w:r>
      <w:r>
        <w:rPr>
          <w:rStyle w:val="a6"/>
          <w:rFonts w:ascii="Arial" w:hAnsi="Arial" w:cs="Arial"/>
          <w:color w:val="1B1B1B"/>
          <w:sz w:val="17"/>
          <w:szCs w:val="17"/>
        </w:rPr>
        <w:t>《所罗门的伪证》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类型：推理小说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宫部美雪（著）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蔡康永力荐推理神作，读完赞叹宫部美雪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把其他小说家逼太惨啦！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日本推理小说的最高峰。半个世纪以来，推理文坛一直在等待的划时代之作。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少年的死是一面镜子，映照出恶与善、虚伪与真实。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一九九〇年圣诞节的清晨，城东第三中学校园内的积雪之下发现一具尸体，死者是该校二年级的学生。这起很快被校方和警方认定为自杀的案件，却因一封匿名举报信揭发的谋杀疑云，渐渐演变成一场巨大的风波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谎言和恶意层层累积，新闻媒体插手其中大肆渲染，大人们的欺瞒与懈怠让事件变得越发不可收拾。不良少年被指认为凶手，校长和班主任引咎辞职，新的牺牲者接二连三地出现</w:t>
      </w:r>
      <w:r>
        <w:rPr>
          <w:rFonts w:ascii="Arial" w:hAnsi="Arial" w:cs="Arial"/>
          <w:color w:val="1B1B1B"/>
          <w:sz w:val="17"/>
          <w:szCs w:val="17"/>
        </w:rPr>
        <w:t>……</w:t>
      </w:r>
      <w:r>
        <w:rPr>
          <w:rFonts w:ascii="Arial" w:hAnsi="Arial" w:cs="Arial"/>
          <w:color w:val="1B1B1B"/>
          <w:sz w:val="17"/>
          <w:szCs w:val="17"/>
        </w:rPr>
        <w:t>孩子们终于忍无可忍，他们要用前所未有的方式找寻真相</w:t>
      </w:r>
      <w:r>
        <w:rPr>
          <w:rFonts w:ascii="Arial" w:hAnsi="Arial" w:cs="Arial"/>
          <w:color w:val="1B1B1B"/>
          <w:sz w:val="17"/>
          <w:szCs w:val="17"/>
        </w:rPr>
        <w:t>——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一九九一年八月十五日，赌上人生的校内审判，即将开庭！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pict>
          <v:shape id="_x0000_i1026" type="#_x0000_t75" alt="" style="width:24pt;height:24pt"/>
        </w:pict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No.5 </w:t>
      </w:r>
      <w:r>
        <w:rPr>
          <w:rStyle w:val="a6"/>
          <w:rFonts w:ascii="Arial" w:hAnsi="Arial" w:cs="Arial"/>
          <w:color w:val="1B1B1B"/>
          <w:sz w:val="17"/>
          <w:szCs w:val="17"/>
        </w:rPr>
        <w:t>《杀人鬼》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lastRenderedPageBreak/>
        <w:t>类型：恐怖小说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绫辻行人（著）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《替身（</w:t>
      </w:r>
      <w:r>
        <w:rPr>
          <w:rFonts w:ascii="Arial" w:hAnsi="Arial" w:cs="Arial"/>
          <w:color w:val="1B1B1B"/>
          <w:sz w:val="17"/>
          <w:szCs w:val="17"/>
        </w:rPr>
        <w:t>Another</w:t>
      </w:r>
      <w:r>
        <w:rPr>
          <w:rFonts w:ascii="Arial" w:hAnsi="Arial" w:cs="Arial"/>
          <w:color w:val="1B1B1B"/>
          <w:sz w:val="17"/>
          <w:szCs w:val="17"/>
        </w:rPr>
        <w:t>）》作者绫辻行人，让全日本惊声尖叫</w:t>
      </w:r>
      <w:r>
        <w:rPr>
          <w:rFonts w:ascii="Arial" w:hAnsi="Arial" w:cs="Arial"/>
          <w:color w:val="1B1B1B"/>
          <w:sz w:val="17"/>
          <w:szCs w:val="17"/>
        </w:rPr>
        <w:t>25</w:t>
      </w:r>
      <w:r>
        <w:rPr>
          <w:rFonts w:ascii="Arial" w:hAnsi="Arial" w:cs="Arial"/>
          <w:color w:val="1B1B1B"/>
          <w:sz w:val="17"/>
          <w:szCs w:val="17"/>
        </w:rPr>
        <w:t>年的噩梦！简体中文无删节版恐怖来袭！人气插画师远田志帆绘制精美封面！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杀人鬼来了！他所到之处，将化为惨绝人寰的人间地狱！而在这场史无前例的惊悚杀戮背后，究竟隐藏着怎样的惊人玄机？当谜底揭晓的那一刻，没有读者能够抵挡这扑面袭来的震惊与恐怖！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drawing>
          <wp:inline distT="0" distB="0" distL="0" distR="0">
            <wp:extent cx="4762500" cy="7002780"/>
            <wp:effectExtent l="19050" t="0" r="0" b="0"/>
            <wp:docPr id="6" name="图片 6" descr="http://ww2.sinaimg.cn/mw690/005MkxmCjw1eu67m2hu1xj30dw0kfn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005MkxmCjw1eu67m2hu1xj30dw0kfn0k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00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No.6 </w:t>
      </w:r>
      <w:r>
        <w:rPr>
          <w:rStyle w:val="a6"/>
          <w:rFonts w:ascii="Arial" w:hAnsi="Arial" w:cs="Arial"/>
          <w:color w:val="1B1B1B"/>
          <w:sz w:val="17"/>
          <w:szCs w:val="17"/>
        </w:rPr>
        <w:t>《银河帝国：基地》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类型：科幻小说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阿西莫夫（著）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人类历史上最好看的系列小说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，地球人公认的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科幻圣经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。《银河帝国》是人类想象力的极限，人类历史上最有趣迷人的故事，讲述人类未来两万年的历史。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lastRenderedPageBreak/>
        <w:t>人类蜗居在银河系的一个小角落</w:t>
      </w:r>
      <w:r>
        <w:rPr>
          <w:rFonts w:ascii="Arial" w:hAnsi="Arial" w:cs="Arial"/>
          <w:color w:val="1B1B1B"/>
          <w:sz w:val="17"/>
          <w:szCs w:val="17"/>
        </w:rPr>
        <w:t>——</w:t>
      </w:r>
      <w:r>
        <w:rPr>
          <w:rFonts w:ascii="Arial" w:hAnsi="Arial" w:cs="Arial"/>
          <w:color w:val="1B1B1B"/>
          <w:sz w:val="17"/>
          <w:szCs w:val="17"/>
        </w:rPr>
        <w:t>太阳系，在围绕太阳旋转的第三颗行星上，生活了十多万年之久。人类在这个小小的行星（他们称之为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地球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）上，建立了两百多个不同的行政区域（他们称之为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国家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），直到地球上诞生了第一个会思考的机器人。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在机器人的帮助下，人类迅速掌握了改造外星球的技术，开启了恢弘的星际殖民运动；人类在银河系如蝗虫般繁衍扩张，带着他们永不磨灭的愚昧与智慧、贪婪与良知，登上了一个个荒凉的星球，并将银河系卷入漫长的星际战国时代，直至整个银河被统一，一个统治超过</w:t>
      </w:r>
      <w:r>
        <w:rPr>
          <w:rFonts w:ascii="Arial" w:hAnsi="Arial" w:cs="Arial"/>
          <w:color w:val="1B1B1B"/>
          <w:sz w:val="17"/>
          <w:szCs w:val="17"/>
        </w:rPr>
        <w:t>2500</w:t>
      </w:r>
      <w:r>
        <w:rPr>
          <w:rFonts w:ascii="Arial" w:hAnsi="Arial" w:cs="Arial"/>
          <w:color w:val="1B1B1B"/>
          <w:sz w:val="17"/>
          <w:szCs w:val="17"/>
        </w:rPr>
        <w:t>万个住人行星、疆域横跨十万光年、总计数兆亿人口的庞大帝国崛起</w:t>
      </w:r>
      <w:r>
        <w:rPr>
          <w:rFonts w:ascii="Arial" w:hAnsi="Arial" w:cs="Arial"/>
          <w:color w:val="1B1B1B"/>
          <w:sz w:val="17"/>
          <w:szCs w:val="17"/>
        </w:rPr>
        <w:t>——</w:t>
      </w:r>
      <w:r>
        <w:rPr>
          <w:rFonts w:ascii="Arial" w:hAnsi="Arial" w:cs="Arial"/>
          <w:color w:val="1B1B1B"/>
          <w:sz w:val="17"/>
          <w:szCs w:val="17"/>
        </w:rPr>
        <w:t>银河帝国。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一个微妙的转折发生在银河帝国建国后的</w:t>
      </w:r>
      <w:r>
        <w:rPr>
          <w:rFonts w:ascii="Arial" w:hAnsi="Arial" w:cs="Arial"/>
          <w:color w:val="1B1B1B"/>
          <w:sz w:val="17"/>
          <w:szCs w:val="17"/>
        </w:rPr>
        <w:t>12020</w:t>
      </w:r>
      <w:r>
        <w:rPr>
          <w:rFonts w:ascii="Arial" w:hAnsi="Arial" w:cs="Arial"/>
          <w:color w:val="1B1B1B"/>
          <w:sz w:val="17"/>
          <w:szCs w:val="17"/>
        </w:rPr>
        <w:t>年。哈里</w:t>
      </w:r>
      <w:r>
        <w:rPr>
          <w:rFonts w:ascii="Arial" w:hAnsi="Arial" w:cs="Arial"/>
          <w:color w:val="1B1B1B"/>
          <w:sz w:val="17"/>
          <w:szCs w:val="17"/>
        </w:rPr>
        <w:t>·</w:t>
      </w:r>
      <w:r>
        <w:rPr>
          <w:rFonts w:ascii="Arial" w:hAnsi="Arial" w:cs="Arial"/>
          <w:color w:val="1B1B1B"/>
          <w:sz w:val="17"/>
          <w:szCs w:val="17"/>
        </w:rPr>
        <w:t>谢顿，这个刚满</w:t>
      </w:r>
      <w:r>
        <w:rPr>
          <w:rFonts w:ascii="Arial" w:hAnsi="Arial" w:cs="Arial"/>
          <w:color w:val="1B1B1B"/>
          <w:sz w:val="17"/>
          <w:szCs w:val="17"/>
        </w:rPr>
        <w:t>32</w:t>
      </w:r>
      <w:r>
        <w:rPr>
          <w:rFonts w:ascii="Arial" w:hAnsi="Arial" w:cs="Arial"/>
          <w:color w:val="1B1B1B"/>
          <w:sz w:val="17"/>
          <w:szCs w:val="17"/>
        </w:rPr>
        <w:t>岁的年轻数学家，开创了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心理史学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，这门学科能用数学公式准确推演全人类的未来</w:t>
      </w:r>
      <w:r>
        <w:rPr>
          <w:rFonts w:ascii="Arial" w:hAnsi="Arial" w:cs="Arial"/>
          <w:color w:val="1B1B1B"/>
          <w:sz w:val="17"/>
          <w:szCs w:val="17"/>
        </w:rPr>
        <w:t>——“</w:t>
      </w:r>
      <w:r>
        <w:rPr>
          <w:rFonts w:ascii="Arial" w:hAnsi="Arial" w:cs="Arial"/>
          <w:color w:val="1B1B1B"/>
          <w:sz w:val="17"/>
          <w:szCs w:val="17"/>
        </w:rPr>
        <w:t>预言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从此成为一门可以信任的科学，人类由此可以看见未来。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谢顿的第一个预言是：虽然毫无征兆，但已存在一万两千年之久的银河帝国即将灭亡。一时间，银河震动，帝国飘摇；皇帝、宰相、夺权者、反叛星球，各方势力立刻剑拔弩张，人类银河时代最伟大的传奇就此开启</w:t>
      </w:r>
      <w:r>
        <w:rPr>
          <w:rFonts w:ascii="Arial" w:hAnsi="Arial" w:cs="Arial"/>
          <w:color w:val="1B1B1B"/>
          <w:sz w:val="17"/>
          <w:szCs w:val="17"/>
        </w:rPr>
        <w:t>……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drawing>
          <wp:inline distT="0" distB="0" distL="0" distR="0">
            <wp:extent cx="3810000" cy="4846320"/>
            <wp:effectExtent l="19050" t="0" r="0" b="0"/>
            <wp:docPr id="7" name="图片 7" descr="http://ww1.sinaimg.cn/mw690/005MkxmCjw1eu67m2p5ubj30b40e5my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1.sinaimg.cn/mw690/005MkxmCjw1eu67m2p5ubj30b40e5my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No.7 </w:t>
      </w:r>
      <w:r>
        <w:rPr>
          <w:rStyle w:val="a6"/>
          <w:rFonts w:ascii="Arial" w:hAnsi="Arial" w:cs="Arial"/>
          <w:color w:val="1B1B1B"/>
          <w:sz w:val="17"/>
          <w:szCs w:val="17"/>
        </w:rPr>
        <w:t>《地海传奇》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类型：奇幻小说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厄休拉</w:t>
      </w:r>
      <w:r>
        <w:rPr>
          <w:rFonts w:ascii="Arial" w:hAnsi="Arial" w:cs="Arial"/>
          <w:color w:val="1B1B1B"/>
          <w:sz w:val="17"/>
          <w:szCs w:val="17"/>
        </w:rPr>
        <w:t>·</w:t>
      </w:r>
      <w:r>
        <w:rPr>
          <w:rFonts w:ascii="Arial" w:hAnsi="Arial" w:cs="Arial"/>
          <w:color w:val="1B1B1B"/>
          <w:sz w:val="17"/>
          <w:szCs w:val="17"/>
        </w:rPr>
        <w:t>勒古恩（著）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唯一能与《魔戒》比肩的奇幻经典巨作，村上春树最爱女作家的代表作，宫崎骏动画的灵感来源。在地海的世界里沉浸五分钟，宛如夏日凉风吹拂般舒适轻松。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地海传奇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系列是人类历史上最伟大的奇幻小说之一，自</w:t>
      </w:r>
      <w:r>
        <w:rPr>
          <w:rFonts w:ascii="Arial" w:hAnsi="Arial" w:cs="Arial"/>
          <w:color w:val="1B1B1B"/>
          <w:sz w:val="17"/>
          <w:szCs w:val="17"/>
        </w:rPr>
        <w:t>1968</w:t>
      </w:r>
      <w:r>
        <w:rPr>
          <w:rFonts w:ascii="Arial" w:hAnsi="Arial" w:cs="Arial"/>
          <w:color w:val="1B1B1B"/>
          <w:sz w:val="17"/>
          <w:szCs w:val="17"/>
        </w:rPr>
        <w:t>年出版以来，被译成</w:t>
      </w:r>
      <w:r>
        <w:rPr>
          <w:rFonts w:ascii="Arial" w:hAnsi="Arial" w:cs="Arial"/>
          <w:color w:val="1B1B1B"/>
          <w:sz w:val="17"/>
          <w:szCs w:val="17"/>
        </w:rPr>
        <w:t>20</w:t>
      </w:r>
      <w:r>
        <w:rPr>
          <w:rFonts w:ascii="Arial" w:hAnsi="Arial" w:cs="Arial"/>
          <w:color w:val="1B1B1B"/>
          <w:sz w:val="17"/>
          <w:szCs w:val="17"/>
        </w:rPr>
        <w:t>多种语言，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深受全世界读者的喜爱。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地海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是一个由浩瀚海洋与无数岛屿构成的世界，魔法是这个世界运行的法则与动力，精通法术的巫师握有改变世界的力量，但也必须谨慎维护万物之间的均衡。整个系列包括《地海巫师》《地海古墓》《地海彼岸》《地海孤儿》《地海故事集》与《地海奇风》六本，讲述了一个个关于勇气、责任、痛苦、自由、选择、成长、友谊、爱情和死亡的故事，带读者进入了一个波澜壮阔的幻想世界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pict>
          <v:shape id="_x0000_i1027" type="#_x0000_t75" alt="" style="width:24pt;height:24pt"/>
        </w:pict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No.8 </w:t>
      </w:r>
      <w:r>
        <w:rPr>
          <w:rStyle w:val="a6"/>
          <w:rFonts w:ascii="Arial" w:hAnsi="Arial" w:cs="Arial"/>
          <w:color w:val="1B1B1B"/>
          <w:sz w:val="17"/>
          <w:szCs w:val="17"/>
        </w:rPr>
        <w:t>《卑鄙的圣人：曹操》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类型：历史小说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王晓磊（著）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曹操去世</w:t>
      </w:r>
      <w:r>
        <w:rPr>
          <w:rFonts w:ascii="Arial" w:hAnsi="Arial" w:cs="Arial"/>
          <w:color w:val="1B1B1B"/>
          <w:sz w:val="17"/>
          <w:szCs w:val="17"/>
        </w:rPr>
        <w:t>1791</w:t>
      </w:r>
      <w:r>
        <w:rPr>
          <w:rFonts w:ascii="Arial" w:hAnsi="Arial" w:cs="Arial"/>
          <w:color w:val="1B1B1B"/>
          <w:sz w:val="17"/>
          <w:szCs w:val="17"/>
        </w:rPr>
        <w:t>年来，曹操本人最服气的曹操全传。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历史上的大奸大忠都差不多，只有曹操大不同！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曹操的计谋，奸诈程度往往将对手整得头昏脑涨、找不着北，卑鄙程度也屡屡突破道德底线，但他却是一个心怀天下、体恤众生的圣人；而且他还是一个柔情万丈、天才横溢的诗人；最后他还是一个敏感、自卑、内心孤独的普通男人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翻开本书，您将了解中国历史上这个独一无二的家伙，进入曹操尘封了两千年的精彩内心世界。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pict>
          <v:shape id="_x0000_i1028" type="#_x0000_t75" alt="" style="width:24pt;height:24pt"/>
        </w:pict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No.9 </w:t>
      </w:r>
      <w:r>
        <w:rPr>
          <w:rStyle w:val="a6"/>
          <w:rFonts w:ascii="Arial" w:hAnsi="Arial" w:cs="Arial"/>
          <w:color w:val="1B1B1B"/>
          <w:sz w:val="17"/>
          <w:szCs w:val="17"/>
        </w:rPr>
        <w:t>《华杉讲透</w:t>
      </w:r>
      <w:r>
        <w:rPr>
          <w:rStyle w:val="a6"/>
          <w:rFonts w:ascii="Arial" w:hAnsi="Arial" w:cs="Arial"/>
          <w:color w:val="1B1B1B"/>
          <w:sz w:val="17"/>
          <w:szCs w:val="17"/>
        </w:rPr>
        <w:t>&lt;</w:t>
      </w:r>
      <w:r>
        <w:rPr>
          <w:rStyle w:val="a6"/>
          <w:rFonts w:ascii="Arial" w:hAnsi="Arial" w:cs="Arial"/>
          <w:color w:val="1B1B1B"/>
          <w:sz w:val="17"/>
          <w:szCs w:val="17"/>
        </w:rPr>
        <w:t>孙子兵法</w:t>
      </w:r>
      <w:r>
        <w:rPr>
          <w:rStyle w:val="a6"/>
          <w:rFonts w:ascii="Arial" w:hAnsi="Arial" w:cs="Arial"/>
          <w:color w:val="1B1B1B"/>
          <w:sz w:val="17"/>
          <w:szCs w:val="17"/>
        </w:rPr>
        <w:t>&gt;</w:t>
      </w:r>
      <w:r>
        <w:rPr>
          <w:rStyle w:val="a6"/>
          <w:rFonts w:ascii="Arial" w:hAnsi="Arial" w:cs="Arial"/>
          <w:color w:val="1B1B1B"/>
          <w:sz w:val="17"/>
          <w:szCs w:val="17"/>
        </w:rPr>
        <w:t>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类型：古代兵法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华杉（著）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这回彻底读懂《孙子兵法》！通俗通透解读经典战例，逐字逐句讲透兵法原意。请看</w:t>
      </w:r>
      <w:r>
        <w:rPr>
          <w:rFonts w:ascii="Arial" w:hAnsi="Arial" w:cs="Arial"/>
          <w:color w:val="1B1B1B"/>
          <w:sz w:val="17"/>
          <w:szCs w:val="17"/>
        </w:rPr>
        <w:t>2000</w:t>
      </w:r>
      <w:r>
        <w:rPr>
          <w:rFonts w:ascii="Arial" w:hAnsi="Arial" w:cs="Arial"/>
          <w:color w:val="1B1B1B"/>
          <w:sz w:val="17"/>
          <w:szCs w:val="17"/>
        </w:rPr>
        <w:t>多年来，被误解最多的兵法原意！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《孙子兵法》</w:t>
      </w:r>
      <w:r>
        <w:rPr>
          <w:rFonts w:ascii="Arial" w:hAnsi="Arial" w:cs="Arial"/>
          <w:color w:val="1B1B1B"/>
          <w:sz w:val="17"/>
          <w:szCs w:val="17"/>
        </w:rPr>
        <w:t>6111</w:t>
      </w:r>
      <w:r>
        <w:rPr>
          <w:rFonts w:ascii="Arial" w:hAnsi="Arial" w:cs="Arial"/>
          <w:color w:val="1B1B1B"/>
          <w:sz w:val="17"/>
          <w:szCs w:val="17"/>
        </w:rPr>
        <w:t>字，似乎每个字都艰深玄奥，让很多人望而却步；其实，只要抓住兵法的根本思想，就会发现处处豁然开朗、字字明明白白。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本书作者华杉，研究孙子兵法二十余年；在本书中，抓住兵法根本思想，通过</w:t>
      </w:r>
      <w:r>
        <w:rPr>
          <w:rFonts w:ascii="Arial" w:hAnsi="Arial" w:cs="Arial"/>
          <w:color w:val="1B1B1B"/>
          <w:sz w:val="17"/>
          <w:szCs w:val="17"/>
        </w:rPr>
        <w:t>155</w:t>
      </w:r>
      <w:r>
        <w:rPr>
          <w:rFonts w:ascii="Arial" w:hAnsi="Arial" w:cs="Arial"/>
          <w:color w:val="1B1B1B"/>
          <w:sz w:val="17"/>
          <w:szCs w:val="17"/>
        </w:rPr>
        <w:t>个经典战例，将《孙子兵法》的原意剖析得详尽透彻。同时援引</w:t>
      </w:r>
      <w:r>
        <w:rPr>
          <w:rFonts w:ascii="Arial" w:hAnsi="Arial" w:cs="Arial"/>
          <w:color w:val="1B1B1B"/>
          <w:sz w:val="17"/>
          <w:szCs w:val="17"/>
        </w:rPr>
        <w:t>2000</w:t>
      </w:r>
      <w:r>
        <w:rPr>
          <w:rFonts w:ascii="Arial" w:hAnsi="Arial" w:cs="Arial"/>
          <w:color w:val="1B1B1B"/>
          <w:sz w:val="17"/>
          <w:szCs w:val="17"/>
        </w:rPr>
        <w:t>多年来，解读《孙子兵法》的传世注家曹操、杜牧等</w:t>
      </w:r>
      <w:r>
        <w:rPr>
          <w:rFonts w:ascii="Arial" w:hAnsi="Arial" w:cs="Arial"/>
          <w:color w:val="1B1B1B"/>
          <w:sz w:val="17"/>
          <w:szCs w:val="17"/>
        </w:rPr>
        <w:t>11</w:t>
      </w:r>
      <w:r>
        <w:rPr>
          <w:rFonts w:ascii="Arial" w:hAnsi="Arial" w:cs="Arial"/>
          <w:color w:val="1B1B1B"/>
          <w:sz w:val="17"/>
          <w:szCs w:val="17"/>
        </w:rPr>
        <w:t>人的注解，从不同角度还原兵法原意。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全书通俗流畅，精彩纷呈；背水一战、围魏救赵等经典战例，更是讲解得令人身临其境，犹如置身战场上空，看交战双方兵马调动，浴血奋战，在震天的厮杀声中演绎着兵法的深邃思想。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翻开本书，直窥《孙子兵法》堂奥，既简单、又深邃、既朴实、又玄妙；开启一场通往智慧的非凡阅读体验。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lastRenderedPageBreak/>
        <w:drawing>
          <wp:inline distT="0" distB="0" distL="0" distR="0">
            <wp:extent cx="3619500" cy="5250180"/>
            <wp:effectExtent l="19050" t="0" r="0" b="0"/>
            <wp:docPr id="10" name="图片 10" descr="http://ww2.sinaimg.cn/mw690/005MkxmCjw1eu67m5v7kaj30ak0fbdj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2.sinaimg.cn/mw690/005MkxmCjw1eu67m5v7kaj30ak0fbdjv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2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No.10 </w:t>
      </w:r>
      <w:r>
        <w:rPr>
          <w:rStyle w:val="a6"/>
          <w:rFonts w:ascii="Arial" w:hAnsi="Arial" w:cs="Arial"/>
          <w:color w:val="1B1B1B"/>
          <w:sz w:val="17"/>
          <w:szCs w:val="17"/>
        </w:rPr>
        <w:t>《小李飞刀》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类型：武侠小说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古龙（著）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真正深入街头巷尾的文学经典！史上最值得收藏的古龙文集，大陆唯一合法授权华丽新版！古龙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四大巅峰系列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之一！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《小李飞刀：多情剑客无情剑》一直被公认为古龙武侠作品的巅峰之作和最高成就。它不仅是一部阐明武学真谛的作品，还是一部写尽人间世态炎凉的人情历史画，更是一部触动社会现实，探索人生哲理的警世名著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本书问世至今，小李飞刀李寻欢作为华语世界最最著名的文学形象，感动着一代又一代的读者，被一遍又一遍翻拍成影视剧，总霸占收视率榜首。全书情节环环相扣，人物栩栩如生，读者虽然时刻处在刀光剑影之中，眼睛却始终被人性中最真挚的爱情、友情感动的热泪长流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翻开本书，走进大师古龙精彩纷呈的文学世界，收获人生中永不可丢失的勇气、侠义、爱与宽容。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pict>
          <v:shape id="_x0000_i1029" type="#_x0000_t75" alt="" style="width:24pt;height:24pt"/>
        </w:pict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No.11 </w:t>
      </w:r>
      <w:r>
        <w:rPr>
          <w:rStyle w:val="a6"/>
          <w:rFonts w:ascii="Arial" w:hAnsi="Arial" w:cs="Arial"/>
          <w:color w:val="1B1B1B"/>
          <w:sz w:val="17"/>
          <w:szCs w:val="17"/>
        </w:rPr>
        <w:t>《大江东去》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类型：当代文学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阿耐（著）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唯一可以媲美《平凡的世界》的文学作品。国家的三十年，也是个人的三十年。著名财经作家吴晓波鼎力推荐。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lastRenderedPageBreak/>
        <w:t>《大江东去》是著名财经作家阿耐创作的一部全景表现改革开放</w:t>
      </w:r>
      <w:r>
        <w:rPr>
          <w:rFonts w:ascii="Arial" w:hAnsi="Arial" w:cs="Arial"/>
          <w:color w:val="1B1B1B"/>
          <w:sz w:val="17"/>
          <w:szCs w:val="17"/>
        </w:rPr>
        <w:t>30</w:t>
      </w:r>
      <w:r>
        <w:rPr>
          <w:rFonts w:ascii="Arial" w:hAnsi="Arial" w:cs="Arial"/>
          <w:color w:val="1B1B1B"/>
          <w:sz w:val="17"/>
          <w:szCs w:val="17"/>
        </w:rPr>
        <w:t>年来中国经济和社会生活变迁历史的长篇小说。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小说以经济改革为主线，全面、细致、深入地表现了</w:t>
      </w:r>
      <w:r>
        <w:rPr>
          <w:rFonts w:ascii="Arial" w:hAnsi="Arial" w:cs="Arial"/>
          <w:color w:val="1B1B1B"/>
          <w:sz w:val="17"/>
          <w:szCs w:val="17"/>
        </w:rPr>
        <w:t>1978</w:t>
      </w:r>
      <w:r>
        <w:rPr>
          <w:rFonts w:ascii="Arial" w:hAnsi="Arial" w:cs="Arial"/>
          <w:color w:val="1B1B1B"/>
          <w:sz w:val="17"/>
          <w:szCs w:val="17"/>
        </w:rPr>
        <w:t>年以来中国改革开放</w:t>
      </w:r>
      <w:r>
        <w:rPr>
          <w:rFonts w:ascii="Arial" w:hAnsi="Arial" w:cs="Arial"/>
          <w:color w:val="1B1B1B"/>
          <w:sz w:val="17"/>
          <w:szCs w:val="17"/>
        </w:rPr>
        <w:t>30</w:t>
      </w:r>
      <w:r>
        <w:rPr>
          <w:rFonts w:ascii="Arial" w:hAnsi="Arial" w:cs="Arial"/>
          <w:color w:val="1B1B1B"/>
          <w:sz w:val="17"/>
          <w:szCs w:val="17"/>
        </w:rPr>
        <w:t>年的伟大历史进程。展现了中国改革开放</w:t>
      </w:r>
      <w:r>
        <w:rPr>
          <w:rFonts w:ascii="Arial" w:hAnsi="Arial" w:cs="Arial"/>
          <w:color w:val="1B1B1B"/>
          <w:sz w:val="17"/>
          <w:szCs w:val="17"/>
        </w:rPr>
        <w:t>30</w:t>
      </w:r>
      <w:r>
        <w:rPr>
          <w:rFonts w:ascii="Arial" w:hAnsi="Arial" w:cs="Arial"/>
          <w:color w:val="1B1B1B"/>
          <w:sz w:val="17"/>
          <w:szCs w:val="17"/>
        </w:rPr>
        <w:t>年来经济领域的改革、社会生活的变化、政治领域的变革以及人们精神面貌的变化等方方面面；生动而真实地刻画了活跃在改革开放前沿的代表人物，如国营企业的领导、农民企业家、个体户、政府官员、海归派、知识分子等等。人物典型深刻，故事跌宕磅礴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宋运辉，黑五类出身，从小受尽政治歧视，但他把握住</w:t>
      </w:r>
      <w:r>
        <w:rPr>
          <w:rFonts w:ascii="Arial" w:hAnsi="Arial" w:cs="Arial"/>
          <w:color w:val="1B1B1B"/>
          <w:sz w:val="17"/>
          <w:szCs w:val="17"/>
        </w:rPr>
        <w:t>1978</w:t>
      </w:r>
      <w:r>
        <w:rPr>
          <w:rFonts w:ascii="Arial" w:hAnsi="Arial" w:cs="Arial"/>
          <w:color w:val="1B1B1B"/>
          <w:sz w:val="17"/>
          <w:szCs w:val="17"/>
        </w:rPr>
        <w:t>年恢复高考的机会，上大学、包分配、下基层，成为一位国企技术人员。他钻研技术改革，却在惶然与痛苦中蜕变为国营经济官僚的典型。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宋运辉的姐夫雷东宝，带领全村人经历了包产到户、包干到户、乡镇企业、技改、联营厂、挂靠、红帽子、转制等一系列变化，十五年来一心一意为村民谋福利，俨然一个农村改革的典型代表，最后却因开村镇公司亏损反遭村民背叛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在宋运辉和雷东宝之间，从夹缝里挣扎出一条生路的个体户杨巡，从卖馒头开始，做过倒爷、修过市场、建过宾馆。举手即是商机，投足却是陷阱。他多次面临灭顶之灾，但最终拥有自己的产业，成为了那个时代个体经济的典型代表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从表现历史的深度和广度上来说，在表现中国改革开放历史进程这一题材里，这部作品具有很重的分量和特殊意义，被誉为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描写改革开放</w:t>
      </w:r>
      <w:r>
        <w:rPr>
          <w:rFonts w:ascii="Arial" w:hAnsi="Arial" w:cs="Arial"/>
          <w:color w:val="1B1B1B"/>
          <w:sz w:val="17"/>
          <w:szCs w:val="17"/>
        </w:rPr>
        <w:t>30</w:t>
      </w:r>
      <w:r>
        <w:rPr>
          <w:rFonts w:ascii="Arial" w:hAnsi="Arial" w:cs="Arial"/>
          <w:color w:val="1B1B1B"/>
          <w:sz w:val="17"/>
          <w:szCs w:val="17"/>
        </w:rPr>
        <w:t>年的第一小说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，荣获中宣部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五个一工程奖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lastRenderedPageBreak/>
        <w:drawing>
          <wp:inline distT="0" distB="0" distL="0" distR="0">
            <wp:extent cx="5242560" cy="7620000"/>
            <wp:effectExtent l="19050" t="0" r="0" b="0"/>
            <wp:docPr id="12" name="图片 12" descr="http://ww2.sinaimg.cn/mw690/005MkxmCjw1eu67m6b5z8j30fa0m8g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2.sinaimg.cn/mw690/005MkxmCjw1eu67m6b5z8j30fa0m8gm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t xml:space="preserve">No.12 </w:t>
      </w:r>
      <w:r>
        <w:rPr>
          <w:rStyle w:val="a6"/>
          <w:rFonts w:ascii="Arial" w:hAnsi="Arial" w:cs="Arial"/>
          <w:color w:val="1B1B1B"/>
          <w:sz w:val="17"/>
          <w:szCs w:val="17"/>
        </w:rPr>
        <w:t>《微微一笑很倾城》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类型：青春文学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顾漫（著）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幸福就是，我喜欢你偏偏你也只喜欢我！顾漫订制大礼，寄给不离不弃的你！独家番外，强势围观大神和微微的幸福生活！</w:t>
      </w:r>
      <w:r>
        <w:rPr>
          <w:rFonts w:ascii="Arial" w:hAnsi="Arial" w:cs="Arial"/>
          <w:color w:val="1B1B1B"/>
          <w:sz w:val="17"/>
          <w:szCs w:val="17"/>
        </w:rPr>
        <w:t>ENO</w:t>
      </w:r>
      <w:r>
        <w:rPr>
          <w:rFonts w:ascii="Arial" w:hAnsi="Arial" w:cs="Arial"/>
          <w:color w:val="1B1B1B"/>
          <w:sz w:val="17"/>
          <w:szCs w:val="17"/>
        </w:rPr>
        <w:t>手绘</w:t>
      </w:r>
      <w:r>
        <w:rPr>
          <w:rFonts w:ascii="Arial" w:hAnsi="Arial" w:cs="Arial"/>
          <w:color w:val="1B1B1B"/>
          <w:sz w:val="17"/>
          <w:szCs w:val="17"/>
        </w:rPr>
        <w:t>7</w:t>
      </w:r>
      <w:r>
        <w:rPr>
          <w:rFonts w:ascii="Arial" w:hAnsi="Arial" w:cs="Arial"/>
          <w:color w:val="1B1B1B"/>
          <w:sz w:val="17"/>
          <w:szCs w:val="17"/>
        </w:rPr>
        <w:t>大人设</w:t>
      </w:r>
      <w:r>
        <w:rPr>
          <w:rFonts w:ascii="Arial" w:hAnsi="Arial" w:cs="Arial"/>
          <w:color w:val="1B1B1B"/>
          <w:sz w:val="17"/>
          <w:szCs w:val="17"/>
        </w:rPr>
        <w:t>+</w:t>
      </w:r>
      <w:r>
        <w:rPr>
          <w:rFonts w:ascii="Arial" w:hAnsi="Arial" w:cs="Arial"/>
          <w:color w:val="1B1B1B"/>
          <w:sz w:val="17"/>
          <w:szCs w:val="17"/>
        </w:rPr>
        <w:t>战斗海报！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如果你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惨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遭抛弃后，忽然有个很强很拽很不可一世的男人向你求婚，你怎么反应？贝微微同学的反应是：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大神</w:t>
      </w:r>
      <w:r>
        <w:rPr>
          <w:rFonts w:ascii="Arial" w:hAnsi="Arial" w:cs="Arial"/>
          <w:color w:val="1B1B1B"/>
          <w:sz w:val="17"/>
          <w:szCs w:val="17"/>
        </w:rPr>
        <w:t>……</w:t>
      </w:r>
      <w:r>
        <w:rPr>
          <w:rFonts w:ascii="Arial" w:hAnsi="Arial" w:cs="Arial"/>
          <w:color w:val="1B1B1B"/>
          <w:sz w:val="17"/>
          <w:szCs w:val="17"/>
        </w:rPr>
        <w:t>你被盗号了么＝　＝</w:t>
      </w:r>
      <w:r>
        <w:rPr>
          <w:rFonts w:ascii="Arial" w:hAnsi="Arial" w:cs="Arial"/>
          <w:color w:val="1B1B1B"/>
          <w:sz w:val="17"/>
          <w:szCs w:val="17"/>
        </w:rPr>
        <w:t>”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lastRenderedPageBreak/>
        <w:t>这个世界也太不真实了吧！前脚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前夫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才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移情别恋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娶了第一美女，后脚就有第一高手来求婚？还说要给一个更盛大的婚礼？名校计算机系的系花贝微微一边囧着，一边</w:t>
      </w:r>
      <w:r>
        <w:rPr>
          <w:rFonts w:ascii="Arial" w:hAnsi="Arial" w:cs="Arial"/>
          <w:color w:val="1B1B1B"/>
          <w:sz w:val="17"/>
          <w:szCs w:val="17"/>
        </w:rPr>
        <w:t>……</w:t>
      </w:r>
      <w:r>
        <w:rPr>
          <w:rFonts w:ascii="Arial" w:hAnsi="Arial" w:cs="Arial"/>
          <w:color w:val="1B1B1B"/>
          <w:sz w:val="17"/>
          <w:szCs w:val="17"/>
        </w:rPr>
        <w:t>飞快地嫁了。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如果一个被无数人仰望的传奇人物、名校顶尖牛人，第一次见面就反问你，</w:t>
      </w:r>
      <w:r>
        <w:rPr>
          <w:rFonts w:ascii="Arial" w:hAnsi="Arial" w:cs="Arial"/>
          <w:color w:val="1B1B1B"/>
          <w:sz w:val="17"/>
          <w:szCs w:val="17"/>
        </w:rPr>
        <w:t>“</w:t>
      </w:r>
      <w:r>
        <w:rPr>
          <w:rFonts w:ascii="Arial" w:hAnsi="Arial" w:cs="Arial"/>
          <w:color w:val="1B1B1B"/>
          <w:sz w:val="17"/>
          <w:szCs w:val="17"/>
        </w:rPr>
        <w:t>我们什么时候不是那种关系了</w:t>
      </w:r>
      <w:r>
        <w:rPr>
          <w:rFonts w:ascii="Arial" w:hAnsi="Arial" w:cs="Arial"/>
          <w:color w:val="1B1B1B"/>
          <w:sz w:val="17"/>
          <w:szCs w:val="17"/>
        </w:rPr>
        <w:t>”</w:t>
      </w:r>
      <w:r>
        <w:rPr>
          <w:rFonts w:ascii="Arial" w:hAnsi="Arial" w:cs="Arial"/>
          <w:color w:val="1B1B1B"/>
          <w:sz w:val="17"/>
          <w:szCs w:val="17"/>
        </w:rPr>
        <w:t>，你会怎么反应？那人出身世家，运动全能，外表风雅，气质清华，举止从容，本质</w:t>
      </w:r>
      <w:r>
        <w:rPr>
          <w:rFonts w:ascii="Arial" w:hAnsi="Arial" w:cs="Arial"/>
          <w:color w:val="1B1B1B"/>
          <w:sz w:val="17"/>
          <w:szCs w:val="17"/>
        </w:rPr>
        <w:t>……</w:t>
      </w:r>
      <w:r>
        <w:rPr>
          <w:rFonts w:ascii="Arial" w:hAnsi="Arial" w:cs="Arial"/>
          <w:color w:val="1B1B1B"/>
          <w:sz w:val="17"/>
          <w:szCs w:val="17"/>
        </w:rPr>
        <w:t>土匪</w:t>
      </w:r>
      <w:r>
        <w:rPr>
          <w:rFonts w:ascii="Arial" w:hAnsi="Arial" w:cs="Arial"/>
          <w:color w:val="1B1B1B"/>
          <w:sz w:val="17"/>
          <w:szCs w:val="17"/>
        </w:rPr>
        <w:t>……</w:t>
      </w:r>
      <w:r>
        <w:rPr>
          <w:rFonts w:ascii="Arial" w:hAnsi="Arial" w:cs="Arial"/>
          <w:color w:val="1B1B1B"/>
          <w:sz w:val="17"/>
          <w:szCs w:val="17"/>
        </w:rPr>
        <w:t>还傲慢得要死要活</w:t>
      </w:r>
      <w:r>
        <w:rPr>
          <w:rFonts w:ascii="Arial" w:hAnsi="Arial" w:cs="Arial"/>
          <w:color w:val="1B1B1B"/>
          <w:sz w:val="17"/>
          <w:szCs w:val="17"/>
        </w:rPr>
        <w:t>……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这这这样的男人</w:t>
      </w:r>
      <w:r>
        <w:rPr>
          <w:rFonts w:ascii="Arial" w:hAnsi="Arial" w:cs="Arial"/>
          <w:color w:val="1B1B1B"/>
          <w:sz w:val="17"/>
          <w:szCs w:val="17"/>
        </w:rPr>
        <w:t>……</w:t>
      </w:r>
      <w:r>
        <w:rPr>
          <w:rFonts w:ascii="Arial" w:hAnsi="Arial" w:cs="Arial"/>
          <w:color w:val="1B1B1B"/>
          <w:sz w:val="17"/>
          <w:szCs w:val="17"/>
        </w:rPr>
        <w:t>忽然送上门</w:t>
      </w:r>
      <w:r>
        <w:rPr>
          <w:rFonts w:ascii="Arial" w:hAnsi="Arial" w:cs="Arial"/>
          <w:color w:val="1B1B1B"/>
          <w:sz w:val="17"/>
          <w:szCs w:val="17"/>
        </w:rPr>
        <w:t>……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贝微微抵抗无力，只能被他拖着拽着往前走了</w:t>
      </w:r>
      <w:r>
        <w:rPr>
          <w:rFonts w:ascii="Arial" w:hAnsi="Arial" w:cs="Arial"/>
          <w:color w:val="1B1B1B"/>
          <w:sz w:val="17"/>
          <w:szCs w:val="17"/>
        </w:rPr>
        <w:t>……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drawing>
          <wp:inline distT="0" distB="0" distL="0" distR="0">
            <wp:extent cx="5448300" cy="7620000"/>
            <wp:effectExtent l="19050" t="0" r="0" b="0"/>
            <wp:docPr id="13" name="图片 13" descr="http://ww1.sinaimg.cn/mw690/005MkxmCjw1eu67manq5bj30fw0m8a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005MkxmCjw1eu67manq5bj30fw0m8agw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Style w:val="a6"/>
          <w:rFonts w:ascii="Arial" w:hAnsi="Arial" w:cs="Arial"/>
          <w:color w:val="1B1B1B"/>
          <w:sz w:val="17"/>
          <w:szCs w:val="17"/>
        </w:rPr>
        <w:lastRenderedPageBreak/>
        <w:t xml:space="preserve">No.13 </w:t>
      </w:r>
      <w:r>
        <w:rPr>
          <w:rStyle w:val="a6"/>
          <w:rFonts w:ascii="Arial" w:hAnsi="Arial" w:cs="Arial"/>
          <w:color w:val="1B1B1B"/>
          <w:sz w:val="17"/>
          <w:szCs w:val="17"/>
        </w:rPr>
        <w:t>《好小猫》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color w:val="1B1B1B"/>
          <w:sz w:val="17"/>
          <w:szCs w:val="17"/>
        </w:rPr>
        <w:t>类型：文集</w:t>
      </w:r>
      <w:r>
        <w:rPr>
          <w:rFonts w:ascii="Arial" w:hAnsi="Arial" w:cs="Arial"/>
          <w:color w:val="1B1B1B"/>
          <w:sz w:val="17"/>
          <w:szCs w:val="17"/>
        </w:rPr>
        <w:t xml:space="preserve"> </w:t>
      </w:r>
      <w:r>
        <w:rPr>
          <w:rFonts w:ascii="Arial" w:hAnsi="Arial" w:cs="Arial"/>
          <w:color w:val="1B1B1B"/>
          <w:sz w:val="17"/>
          <w:szCs w:val="17"/>
        </w:rPr>
        <w:t>顾湘（著）</w:t>
      </w:r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0" w:author="Unknown"/>
          <w:rFonts w:ascii="Arial" w:hAnsi="Arial" w:cs="Arial"/>
          <w:color w:val="1B1B1B"/>
          <w:sz w:val="17"/>
          <w:szCs w:val="17"/>
        </w:rPr>
      </w:pPr>
      <w:ins w:id="1" w:author="Unknown">
        <w:r>
          <w:rPr>
            <w:rFonts w:ascii="Arial" w:hAnsi="Arial" w:cs="Arial"/>
            <w:color w:val="1B1B1B"/>
            <w:sz w:val="17"/>
            <w:szCs w:val="17"/>
          </w:rPr>
          <w:t>小猫就是真善美。</w:t>
        </w:r>
        <w:r>
          <w:rPr>
            <w:rFonts w:ascii="Arial" w:hAnsi="Arial" w:cs="Arial"/>
            <w:color w:val="1B1B1B"/>
            <w:sz w:val="17"/>
            <w:szCs w:val="17"/>
          </w:rPr>
          <w:t>80</w:t>
        </w:r>
        <w:r>
          <w:rPr>
            <w:rFonts w:ascii="Arial" w:hAnsi="Arial" w:cs="Arial"/>
            <w:color w:val="1B1B1B"/>
            <w:sz w:val="17"/>
            <w:szCs w:val="17"/>
          </w:rPr>
          <w:t>后天才作家顾湘倾情之作，精选</w:t>
        </w:r>
        <w:r>
          <w:rPr>
            <w:rFonts w:ascii="Arial" w:hAnsi="Arial" w:cs="Arial"/>
            <w:color w:val="1B1B1B"/>
            <w:sz w:val="17"/>
            <w:szCs w:val="17"/>
          </w:rPr>
          <w:t>63</w:t>
        </w:r>
        <w:r>
          <w:rPr>
            <w:rFonts w:ascii="Arial" w:hAnsi="Arial" w:cs="Arial"/>
            <w:color w:val="1B1B1B"/>
            <w:sz w:val="17"/>
            <w:szCs w:val="17"/>
          </w:rPr>
          <w:t>幅手绘插画，附赠</w:t>
        </w:r>
        <w:r>
          <w:rPr>
            <w:rFonts w:ascii="Arial" w:hAnsi="Arial" w:cs="Arial"/>
            <w:color w:val="1B1B1B"/>
            <w:sz w:val="17"/>
            <w:szCs w:val="17"/>
          </w:rPr>
          <w:t>8</w:t>
        </w:r>
        <w:r>
          <w:rPr>
            <w:rFonts w:ascii="Arial" w:hAnsi="Arial" w:cs="Arial"/>
            <w:color w:val="1B1B1B"/>
            <w:sz w:val="17"/>
            <w:szCs w:val="17"/>
          </w:rPr>
          <w:t>张精美卡片。每只小猫，都有灵魂！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2" w:author="Unknown"/>
          <w:rFonts w:ascii="Arial" w:hAnsi="Arial" w:cs="Arial"/>
          <w:color w:val="1B1B1B"/>
          <w:sz w:val="17"/>
          <w:szCs w:val="17"/>
        </w:rPr>
      </w:pPr>
      <w:ins w:id="3" w:author="Unknown">
        <w:r>
          <w:rPr>
            <w:rFonts w:ascii="Arial" w:hAnsi="Arial" w:cs="Arial"/>
            <w:color w:val="1B1B1B"/>
            <w:sz w:val="17"/>
            <w:szCs w:val="17"/>
          </w:rPr>
          <w:t>顾湘从市区的家里搬出，住到郊区乡下一栋三层的小房子里。她带着两只心爱的小猫，一只叫小黄，一只叫双色球，成为一个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住得很远的人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4" w:author="Unknown"/>
          <w:rFonts w:ascii="Arial" w:hAnsi="Arial" w:cs="Arial"/>
          <w:color w:val="1B1B1B"/>
          <w:sz w:val="17"/>
          <w:szCs w:val="17"/>
        </w:rPr>
      </w:pPr>
      <w:ins w:id="5" w:author="Unknown">
        <w:r>
          <w:rPr>
            <w:rFonts w:ascii="Arial" w:hAnsi="Arial" w:cs="Arial"/>
            <w:color w:val="1B1B1B"/>
            <w:sz w:val="17"/>
            <w:szCs w:val="17"/>
          </w:rPr>
          <w:t>顾湘说：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在小猫那里发生的时间，比我的要快。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每每念及此，她便分外不舍。从前她喜欢出行，后来有了小猫，心里挂念，宁愿在家里与小猫御梦神游。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6" w:author="Unknown"/>
          <w:rFonts w:ascii="Arial" w:hAnsi="Arial" w:cs="Arial"/>
          <w:color w:val="1B1B1B"/>
          <w:sz w:val="17"/>
          <w:szCs w:val="17"/>
        </w:rPr>
      </w:pPr>
      <w:ins w:id="7" w:author="Unknown">
        <w:r>
          <w:rPr>
            <w:rFonts w:ascii="Arial" w:hAnsi="Arial" w:cs="Arial"/>
            <w:color w:val="1B1B1B"/>
            <w:sz w:val="17"/>
            <w:szCs w:val="17"/>
          </w:rPr>
          <w:t>她对小猫百般溺爱，清晨被小猫叫醒，陪它们在阳台玩耍。顾湘为她的小猫，以及世间所有小猫，画了很多画，写了很多字。每只小猫，都有灵魂。它们的国度，充满奇幻与曼妙。这本书献给你，也献给你的好小猫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8" w:author="Unknown"/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lastRenderedPageBreak/>
        <w:drawing>
          <wp:inline distT="0" distB="0" distL="0" distR="0">
            <wp:extent cx="5242560" cy="7429500"/>
            <wp:effectExtent l="19050" t="0" r="0" b="0"/>
            <wp:docPr id="14" name="图片 14" descr="http://ww4.sinaimg.cn/mw690/005MkxmCjw1eu67menlcfj30fa0loj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4.sinaimg.cn/mw690/005MkxmCjw1eu67menlcfj30fa0loju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9" w:author="Unknown"/>
          <w:rFonts w:ascii="Arial" w:hAnsi="Arial" w:cs="Arial"/>
          <w:color w:val="1B1B1B"/>
          <w:sz w:val="17"/>
          <w:szCs w:val="17"/>
        </w:rPr>
      </w:pPr>
      <w:ins w:id="10" w:author="Unknown">
        <w:r>
          <w:rPr>
            <w:rStyle w:val="a6"/>
            <w:rFonts w:ascii="Arial" w:hAnsi="Arial" w:cs="Arial"/>
            <w:color w:val="1B1B1B"/>
            <w:sz w:val="17"/>
            <w:szCs w:val="17"/>
          </w:rPr>
          <w:t xml:space="preserve">No.14 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《一人食》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1" w:author="Unknown"/>
          <w:rFonts w:ascii="Arial" w:hAnsi="Arial" w:cs="Arial"/>
          <w:color w:val="1B1B1B"/>
          <w:sz w:val="17"/>
          <w:szCs w:val="17"/>
        </w:rPr>
      </w:pPr>
      <w:ins w:id="12" w:author="Unknown">
        <w:r>
          <w:rPr>
            <w:rFonts w:ascii="Arial" w:hAnsi="Arial" w:cs="Arial"/>
            <w:color w:val="1B1B1B"/>
            <w:sz w:val="17"/>
            <w:szCs w:val="17"/>
          </w:rPr>
          <w:t>类型：饮食文化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</w:t>
        </w:r>
        <w:r>
          <w:rPr>
            <w:rFonts w:ascii="Arial" w:hAnsi="Arial" w:cs="Arial"/>
            <w:color w:val="1B1B1B"/>
            <w:sz w:val="17"/>
            <w:szCs w:val="17"/>
          </w:rPr>
          <w:t>蔡雅妮，张爱球（著）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3" w:author="Unknown"/>
          <w:rFonts w:ascii="Arial" w:hAnsi="Arial" w:cs="Arial"/>
          <w:color w:val="1B1B1B"/>
          <w:sz w:val="17"/>
          <w:szCs w:val="17"/>
        </w:rPr>
      </w:pPr>
      <w:ins w:id="14" w:author="Unknown">
        <w:r>
          <w:rPr>
            <w:rFonts w:ascii="Arial" w:hAnsi="Arial" w:cs="Arial"/>
            <w:color w:val="1B1B1B"/>
            <w:sz w:val="17"/>
            <w:szCs w:val="17"/>
          </w:rPr>
          <w:t>一个人也要好好吃饭，一个人，也要过得精致温暖！</w:t>
        </w:r>
        <w:r>
          <w:rPr>
            <w:rFonts w:ascii="Arial" w:hAnsi="Arial" w:cs="Arial"/>
            <w:color w:val="1B1B1B"/>
            <w:sz w:val="17"/>
            <w:szCs w:val="17"/>
          </w:rPr>
          <w:t>20</w:t>
        </w:r>
        <w:r>
          <w:rPr>
            <w:rFonts w:ascii="Arial" w:hAnsi="Arial" w:cs="Arial"/>
            <w:color w:val="1B1B1B"/>
            <w:sz w:val="17"/>
            <w:szCs w:val="17"/>
          </w:rPr>
          <w:t>位个性十足的主人公，用他们的独家美味，表达了对生活最极致的敬意和热爱。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5" w:author="Unknown"/>
          <w:rFonts w:ascii="Arial" w:hAnsi="Arial" w:cs="Arial"/>
          <w:color w:val="1B1B1B"/>
          <w:sz w:val="17"/>
          <w:szCs w:val="17"/>
        </w:rPr>
      </w:pPr>
      <w:ins w:id="16" w:author="Unknown">
        <w:r>
          <w:rPr>
            <w:rFonts w:ascii="Arial" w:hAnsi="Arial" w:cs="Arial"/>
            <w:color w:val="1B1B1B"/>
            <w:sz w:val="17"/>
            <w:szCs w:val="17"/>
          </w:rPr>
          <w:t>《一人食》想告诉你：一个人吃饭，更不能随便，不能将就，它是静静享受、品味快乐的最佳时光，一个人也要好好吃饭！食物有超乎想象的治愈力量，它能填饱你的肚子，更能治愈你的孤独。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7" w:author="Unknown"/>
          <w:rFonts w:ascii="Arial" w:hAnsi="Arial" w:cs="Arial"/>
          <w:color w:val="1B1B1B"/>
          <w:sz w:val="17"/>
          <w:szCs w:val="17"/>
        </w:rPr>
      </w:pPr>
      <w:ins w:id="18" w:author="Unknown">
        <w:r>
          <w:rPr>
            <w:rFonts w:ascii="Arial" w:hAnsi="Arial" w:cs="Arial"/>
            <w:color w:val="1B1B1B"/>
            <w:sz w:val="17"/>
            <w:szCs w:val="17"/>
          </w:rPr>
          <w:t>本书记录了</w:t>
        </w:r>
        <w:r>
          <w:rPr>
            <w:rFonts w:ascii="Arial" w:hAnsi="Arial" w:cs="Arial"/>
            <w:color w:val="1B1B1B"/>
            <w:sz w:val="17"/>
            <w:szCs w:val="17"/>
          </w:rPr>
          <w:t>20</w:t>
        </w:r>
        <w:r>
          <w:rPr>
            <w:rFonts w:ascii="Arial" w:hAnsi="Arial" w:cs="Arial"/>
            <w:color w:val="1B1B1B"/>
            <w:sz w:val="17"/>
            <w:szCs w:val="17"/>
          </w:rPr>
          <w:t>种有故事的食物和有态度的生活方式，用直抵内心的文字，真实而感人的故事，向所有在热闹的城市中独自吃饭的人传递一种正能量。不管有没有人陪你吃饭，愿你都能从一道精心准备的食物中，找到治愈自己的简单幸福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9" w:author="Unknown"/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lastRenderedPageBreak/>
        <w:drawing>
          <wp:inline distT="0" distB="0" distL="0" distR="0">
            <wp:extent cx="5242560" cy="7429500"/>
            <wp:effectExtent l="19050" t="0" r="0" b="0"/>
            <wp:docPr id="15" name="图片 15" descr="http://ww2.sinaimg.cn/mw690/005MkxmCjw1eu67mgwm7jj30fa0lowh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2.sinaimg.cn/mw690/005MkxmCjw1eu67mgwm7jj30fa0lowh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20" w:author="Unknown"/>
          <w:rFonts w:ascii="Arial" w:hAnsi="Arial" w:cs="Arial"/>
          <w:color w:val="1B1B1B"/>
          <w:sz w:val="17"/>
          <w:szCs w:val="17"/>
        </w:rPr>
      </w:pPr>
      <w:ins w:id="21" w:author="Unknown">
        <w:r>
          <w:rPr>
            <w:rStyle w:val="a6"/>
            <w:rFonts w:ascii="Arial" w:hAnsi="Arial" w:cs="Arial"/>
            <w:color w:val="1B1B1B"/>
            <w:sz w:val="17"/>
            <w:szCs w:val="17"/>
          </w:rPr>
          <w:t xml:space="preserve">No.15 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《轻断食》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22" w:author="Unknown"/>
          <w:rFonts w:ascii="Arial" w:hAnsi="Arial" w:cs="Arial"/>
          <w:color w:val="1B1B1B"/>
          <w:sz w:val="17"/>
          <w:szCs w:val="17"/>
        </w:rPr>
      </w:pPr>
      <w:ins w:id="23" w:author="Unknown">
        <w:r>
          <w:rPr>
            <w:rFonts w:ascii="Arial" w:hAnsi="Arial" w:cs="Arial"/>
            <w:color w:val="1B1B1B"/>
            <w:sz w:val="17"/>
            <w:szCs w:val="17"/>
          </w:rPr>
          <w:t>类型：减肥瘦身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</w:t>
        </w:r>
        <w:r>
          <w:rPr>
            <w:rFonts w:ascii="Arial" w:hAnsi="Arial" w:cs="Arial"/>
            <w:color w:val="1B1B1B"/>
            <w:sz w:val="17"/>
            <w:szCs w:val="17"/>
          </w:rPr>
          <w:t>麦克尔</w:t>
        </w:r>
        <w:r>
          <w:rPr>
            <w:rFonts w:ascii="Arial" w:hAnsi="Arial" w:cs="Arial"/>
            <w:color w:val="1B1B1B"/>
            <w:sz w:val="17"/>
            <w:szCs w:val="17"/>
          </w:rPr>
          <w:t>·</w:t>
        </w:r>
        <w:r>
          <w:rPr>
            <w:rFonts w:ascii="Arial" w:hAnsi="Arial" w:cs="Arial"/>
            <w:color w:val="1B1B1B"/>
            <w:sz w:val="17"/>
            <w:szCs w:val="17"/>
          </w:rPr>
          <w:t>莫斯利，咪咪</w:t>
        </w:r>
        <w:r>
          <w:rPr>
            <w:rFonts w:ascii="Arial" w:hAnsi="Arial" w:cs="Arial"/>
            <w:color w:val="1B1B1B"/>
            <w:sz w:val="17"/>
            <w:szCs w:val="17"/>
          </w:rPr>
          <w:t>·</w:t>
        </w:r>
        <w:r>
          <w:rPr>
            <w:rFonts w:ascii="Arial" w:hAnsi="Arial" w:cs="Arial"/>
            <w:color w:val="1B1B1B"/>
            <w:sz w:val="17"/>
            <w:szCs w:val="17"/>
          </w:rPr>
          <w:t>史宾赛（著）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24" w:author="Unknown"/>
          <w:rFonts w:ascii="Arial" w:hAnsi="Arial" w:cs="Arial"/>
          <w:color w:val="1B1B1B"/>
          <w:sz w:val="17"/>
          <w:szCs w:val="17"/>
        </w:rPr>
      </w:pPr>
      <w:ins w:id="25" w:author="Unknown">
        <w:r>
          <w:rPr>
            <w:rFonts w:ascii="Arial" w:hAnsi="Arial" w:cs="Arial"/>
            <w:color w:val="1B1B1B"/>
            <w:sz w:val="17"/>
            <w:szCs w:val="17"/>
          </w:rPr>
          <w:t>唯一正宗！《纽约时报》两个整版报道：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《轻断食》远远不只让你瘦，更获得心灵的自由。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大</w:t>
        </w:r>
        <w:r>
          <w:rPr>
            <w:rFonts w:ascii="Arial" w:hAnsi="Arial" w:cs="Arial"/>
            <w:color w:val="1B1B1B"/>
            <w:sz w:val="17"/>
            <w:szCs w:val="17"/>
          </w:rPr>
          <w:t>S</w:t>
        </w:r>
        <w:r>
          <w:rPr>
            <w:rFonts w:ascii="Arial" w:hAnsi="Arial" w:cs="Arial"/>
            <w:color w:val="1B1B1B"/>
            <w:sz w:val="17"/>
            <w:szCs w:val="17"/>
          </w:rPr>
          <w:t>、章子怡、杨幂、卷福，全球顶级明星正在轻断食！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26" w:author="Unknown"/>
          <w:rFonts w:ascii="Arial" w:hAnsi="Arial" w:cs="Arial"/>
          <w:color w:val="1B1B1B"/>
          <w:sz w:val="17"/>
          <w:szCs w:val="17"/>
        </w:rPr>
      </w:pPr>
      <w:ins w:id="27" w:author="Unknown"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断食是健康瘦身的秘密。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28" w:author="Unknown"/>
          <w:rFonts w:ascii="Arial" w:hAnsi="Arial" w:cs="Arial"/>
          <w:color w:val="1B1B1B"/>
          <w:sz w:val="17"/>
          <w:szCs w:val="17"/>
        </w:rPr>
      </w:pPr>
      <w:ins w:id="29" w:author="Unknown">
        <w:r>
          <w:rPr>
            <w:rFonts w:ascii="Arial" w:hAnsi="Arial" w:cs="Arial"/>
            <w:color w:val="1B1B1B"/>
            <w:sz w:val="17"/>
            <w:szCs w:val="17"/>
          </w:rPr>
          <w:t>这个秘密曾广泛流传在佛教僧侣、瑜伽行者之中。这些人身材精瘦，精神力超然，活得也很长寿。</w:t>
        </w:r>
        <w:r>
          <w:rPr>
            <w:rFonts w:ascii="Arial" w:hAnsi="Arial" w:cs="Arial"/>
            <w:color w:val="1B1B1B"/>
            <w:sz w:val="17"/>
            <w:szCs w:val="17"/>
          </w:rPr>
          <w:t>2500</w:t>
        </w:r>
        <w:r>
          <w:rPr>
            <w:rFonts w:ascii="Arial" w:hAnsi="Arial" w:cs="Arial"/>
            <w:color w:val="1B1B1B"/>
            <w:sz w:val="17"/>
            <w:szCs w:val="17"/>
          </w:rPr>
          <w:t>年来，断食的秘密却一直被忽视。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30" w:author="Unknown"/>
          <w:rFonts w:ascii="Arial" w:hAnsi="Arial" w:cs="Arial"/>
          <w:color w:val="1B1B1B"/>
          <w:sz w:val="17"/>
          <w:szCs w:val="17"/>
        </w:rPr>
      </w:pPr>
      <w:ins w:id="31" w:author="Unknown">
        <w:r>
          <w:rPr>
            <w:rFonts w:ascii="Arial" w:hAnsi="Arial" w:cs="Arial"/>
            <w:color w:val="1B1B1B"/>
            <w:sz w:val="17"/>
            <w:szCs w:val="17"/>
          </w:rPr>
          <w:lastRenderedPageBreak/>
          <w:t>直到</w:t>
        </w:r>
        <w:r>
          <w:rPr>
            <w:rFonts w:ascii="Arial" w:hAnsi="Arial" w:cs="Arial"/>
            <w:color w:val="1B1B1B"/>
            <w:sz w:val="17"/>
            <w:szCs w:val="17"/>
          </w:rPr>
          <w:t>2012</w:t>
        </w:r>
        <w:r>
          <w:rPr>
            <w:rFonts w:ascii="Arial" w:hAnsi="Arial" w:cs="Arial"/>
            <w:color w:val="1B1B1B"/>
            <w:sz w:val="17"/>
            <w:szCs w:val="17"/>
          </w:rPr>
          <w:t>年，麦克尔</w:t>
        </w:r>
        <w:r>
          <w:rPr>
            <w:rFonts w:ascii="Arial" w:hAnsi="Arial" w:cs="Arial"/>
            <w:color w:val="1B1B1B"/>
            <w:sz w:val="17"/>
            <w:szCs w:val="17"/>
          </w:rPr>
          <w:t>·</w:t>
        </w:r>
        <w:r>
          <w:rPr>
            <w:rFonts w:ascii="Arial" w:hAnsi="Arial" w:cs="Arial"/>
            <w:color w:val="1B1B1B"/>
            <w:sz w:val="17"/>
            <w:szCs w:val="17"/>
          </w:rPr>
          <w:t>莫斯利医生的一次减肥研究，将他引向断食中寻求答案。他走访最前沿的科学家，扎进断食的古老宗教，并大胆用自己做实验，将保守了数千年的断食经验与当代科学相结合，终于发明了针对现代人的全新减肥方法：轻断食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32" w:author="Unknown"/>
          <w:rFonts w:ascii="Arial" w:hAnsi="Arial" w:cs="Arial"/>
          <w:color w:val="1B1B1B"/>
          <w:sz w:val="17"/>
          <w:szCs w:val="17"/>
        </w:rPr>
      </w:pPr>
      <w:ins w:id="33" w:author="Unknown">
        <w:r>
          <w:rPr>
            <w:rFonts w:ascii="Arial" w:hAnsi="Arial" w:cs="Arial"/>
            <w:color w:val="1B1B1B"/>
            <w:sz w:val="17"/>
            <w:szCs w:val="17"/>
          </w:rPr>
          <w:t>轻断食只是要你回归最自然的饮食状态：每周</w:t>
        </w:r>
        <w:r>
          <w:rPr>
            <w:rFonts w:ascii="Arial" w:hAnsi="Arial" w:cs="Arial"/>
            <w:color w:val="1B1B1B"/>
            <w:sz w:val="17"/>
            <w:szCs w:val="17"/>
          </w:rPr>
          <w:t>5</w:t>
        </w:r>
        <w:r>
          <w:rPr>
            <w:rFonts w:ascii="Arial" w:hAnsi="Arial" w:cs="Arial"/>
            <w:color w:val="1B1B1B"/>
            <w:sz w:val="17"/>
            <w:szCs w:val="17"/>
          </w:rPr>
          <w:t>天正常饮食，只需</w:t>
        </w:r>
        <w:r>
          <w:rPr>
            <w:rFonts w:ascii="Arial" w:hAnsi="Arial" w:cs="Arial"/>
            <w:color w:val="1B1B1B"/>
            <w:sz w:val="17"/>
            <w:szCs w:val="17"/>
          </w:rPr>
          <w:t>2</w:t>
        </w:r>
        <w:r>
          <w:rPr>
            <w:rFonts w:ascii="Arial" w:hAnsi="Arial" w:cs="Arial"/>
            <w:color w:val="1B1B1B"/>
            <w:sz w:val="17"/>
            <w:szCs w:val="17"/>
          </w:rPr>
          <w:t>天稍加控制，就能坐享减肥奇迹！轻断食不仅改变饮食习惯，也改造你的心智，最终超越减肥，变成你的生活方式，你的心灵也能达到历史上断食修行者那样的生命境界。这就是轻断食的根本力量。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34" w:author="Unknown"/>
          <w:rFonts w:ascii="Arial" w:hAnsi="Arial" w:cs="Arial"/>
          <w:color w:val="1B1B1B"/>
          <w:sz w:val="17"/>
          <w:szCs w:val="17"/>
        </w:rPr>
      </w:pPr>
      <w:ins w:id="35" w:author="Unknown">
        <w:r>
          <w:rPr>
            <w:rFonts w:ascii="Arial" w:hAnsi="Arial" w:cs="Arial"/>
            <w:color w:val="1B1B1B"/>
            <w:sz w:val="17"/>
            <w:szCs w:val="17"/>
          </w:rPr>
          <w:t>本书出版一年来，迅速带领全球</w:t>
        </w:r>
        <w:r>
          <w:rPr>
            <w:rFonts w:ascii="Arial" w:hAnsi="Arial" w:cs="Arial"/>
            <w:color w:val="1B1B1B"/>
            <w:sz w:val="17"/>
            <w:szCs w:val="17"/>
          </w:rPr>
          <w:t>6</w:t>
        </w:r>
        <w:r>
          <w:rPr>
            <w:rFonts w:ascii="Arial" w:hAnsi="Arial" w:cs="Arial"/>
            <w:color w:val="1B1B1B"/>
            <w:sz w:val="17"/>
            <w:szCs w:val="17"/>
          </w:rPr>
          <w:t>亿人投身轻断食革命，轻断食正从根本上改变人们的生命体验。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36" w:author="Unknown"/>
          <w:rFonts w:ascii="Arial" w:hAnsi="Arial" w:cs="Arial"/>
          <w:color w:val="1B1B1B"/>
          <w:sz w:val="17"/>
          <w:szCs w:val="17"/>
        </w:rPr>
      </w:pPr>
      <w:ins w:id="37" w:author="Unknown">
        <w:r>
          <w:rPr>
            <w:rFonts w:ascii="Arial" w:hAnsi="Arial" w:cs="Arial"/>
            <w:color w:val="1B1B1B"/>
            <w:sz w:val="17"/>
            <w:szCs w:val="17"/>
          </w:rPr>
          <w:t>翻开本书，立刻开始轻断食，回归自然饮食，坐享瘦身奇迹，彻底改变生命！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38" w:author="Unknown"/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drawing>
          <wp:inline distT="0" distB="0" distL="0" distR="0">
            <wp:extent cx="6096000" cy="5288280"/>
            <wp:effectExtent l="19050" t="0" r="0" b="0"/>
            <wp:docPr id="16" name="图片 16" descr="http://ww4.sinaimg.cn/mw690/005MkxmCjw1eu67mh8vnsj30hs0ffq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4.sinaimg.cn/mw690/005MkxmCjw1eu67mh8vnsj30hs0ffq4d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28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39" w:author="Unknown"/>
          <w:rFonts w:ascii="Arial" w:hAnsi="Arial" w:cs="Arial"/>
          <w:color w:val="1B1B1B"/>
          <w:sz w:val="17"/>
          <w:szCs w:val="17"/>
        </w:rPr>
      </w:pPr>
      <w:ins w:id="40" w:author="Unknown">
        <w:r>
          <w:rPr>
            <w:rStyle w:val="a6"/>
            <w:rFonts w:ascii="Arial" w:hAnsi="Arial" w:cs="Arial"/>
            <w:color w:val="1B1B1B"/>
            <w:sz w:val="17"/>
            <w:szCs w:val="17"/>
          </w:rPr>
          <w:t xml:space="preserve">No.16 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《照片里的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20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世纪全球史》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41" w:author="Unknown"/>
          <w:rFonts w:ascii="Arial" w:hAnsi="Arial" w:cs="Arial"/>
          <w:color w:val="1B1B1B"/>
          <w:sz w:val="17"/>
          <w:szCs w:val="17"/>
        </w:rPr>
      </w:pPr>
      <w:ins w:id="42" w:author="Unknown">
        <w:r>
          <w:rPr>
            <w:rFonts w:ascii="Arial" w:hAnsi="Arial" w:cs="Arial"/>
            <w:color w:val="1B1B1B"/>
            <w:sz w:val="17"/>
            <w:szCs w:val="17"/>
          </w:rPr>
          <w:t>类型：世界通史（图文集）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</w:t>
        </w:r>
        <w:r>
          <w:rPr>
            <w:rFonts w:ascii="Arial" w:hAnsi="Arial" w:cs="Arial"/>
            <w:color w:val="1B1B1B"/>
            <w:sz w:val="17"/>
            <w:szCs w:val="17"/>
          </w:rPr>
          <w:t>尼克</w:t>
        </w:r>
        <w:r>
          <w:rPr>
            <w:rFonts w:ascii="Arial" w:hAnsi="Arial" w:cs="Arial"/>
            <w:color w:val="1B1B1B"/>
            <w:sz w:val="17"/>
            <w:szCs w:val="17"/>
          </w:rPr>
          <w:t>·</w:t>
        </w:r>
        <w:r>
          <w:rPr>
            <w:rFonts w:ascii="Arial" w:hAnsi="Arial" w:cs="Arial"/>
            <w:color w:val="1B1B1B"/>
            <w:sz w:val="17"/>
            <w:szCs w:val="17"/>
          </w:rPr>
          <w:t>雅普（著）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43" w:author="Unknown"/>
          <w:rFonts w:ascii="Arial" w:hAnsi="Arial" w:cs="Arial"/>
          <w:color w:val="1B1B1B"/>
          <w:sz w:val="17"/>
          <w:szCs w:val="17"/>
        </w:rPr>
      </w:pPr>
      <w:ins w:id="44" w:author="Unknown">
        <w:r>
          <w:rPr>
            <w:rFonts w:ascii="Arial" w:hAnsi="Arial" w:cs="Arial"/>
            <w:color w:val="1B1B1B"/>
            <w:sz w:val="17"/>
            <w:szCs w:val="17"/>
          </w:rPr>
          <w:t>全球销量第一的</w:t>
        </w:r>
        <w:r>
          <w:rPr>
            <w:rFonts w:ascii="Arial" w:hAnsi="Arial" w:cs="Arial"/>
            <w:color w:val="1B1B1B"/>
            <w:sz w:val="17"/>
            <w:szCs w:val="17"/>
          </w:rPr>
          <w:t>20</w:t>
        </w:r>
        <w:r>
          <w:rPr>
            <w:rFonts w:ascii="Arial" w:hAnsi="Arial" w:cs="Arial"/>
            <w:color w:val="1B1B1B"/>
            <w:sz w:val="17"/>
            <w:szCs w:val="17"/>
          </w:rPr>
          <w:t>世纪历史照片集，</w:t>
        </w:r>
        <w:r>
          <w:rPr>
            <w:rFonts w:ascii="Arial" w:hAnsi="Arial" w:cs="Arial"/>
            <w:color w:val="1B1B1B"/>
            <w:sz w:val="17"/>
            <w:szCs w:val="17"/>
          </w:rPr>
          <w:t>3246</w:t>
        </w:r>
        <w:r>
          <w:rPr>
            <w:rFonts w:ascii="Arial" w:hAnsi="Arial" w:cs="Arial"/>
            <w:color w:val="1B1B1B"/>
            <w:sz w:val="17"/>
            <w:szCs w:val="17"/>
          </w:rPr>
          <w:t>幅经典老照片，讲透地球过去百年历史。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45" w:author="Unknown"/>
          <w:rFonts w:ascii="Arial" w:hAnsi="Arial" w:cs="Arial"/>
          <w:color w:val="1B1B1B"/>
          <w:sz w:val="17"/>
          <w:szCs w:val="17"/>
        </w:rPr>
      </w:pPr>
      <w:ins w:id="46" w:author="Unknown">
        <w:r>
          <w:rPr>
            <w:rFonts w:ascii="Arial" w:hAnsi="Arial" w:cs="Arial"/>
            <w:color w:val="1B1B1B"/>
            <w:sz w:val="17"/>
            <w:szCs w:val="17"/>
          </w:rPr>
          <w:t>图文套书，</w:t>
        </w:r>
        <w:r>
          <w:rPr>
            <w:rFonts w:ascii="Arial" w:hAnsi="Arial" w:cs="Arial"/>
            <w:color w:val="1B1B1B"/>
            <w:sz w:val="17"/>
            <w:szCs w:val="17"/>
          </w:rPr>
          <w:t>10</w:t>
        </w:r>
        <w:r>
          <w:rPr>
            <w:rFonts w:ascii="Arial" w:hAnsi="Arial" w:cs="Arial"/>
            <w:color w:val="1B1B1B"/>
            <w:sz w:val="17"/>
            <w:szCs w:val="17"/>
          </w:rPr>
          <w:t>本，共</w:t>
        </w:r>
        <w:r>
          <w:rPr>
            <w:rFonts w:ascii="Arial" w:hAnsi="Arial" w:cs="Arial"/>
            <w:color w:val="1B1B1B"/>
            <w:sz w:val="17"/>
            <w:szCs w:val="17"/>
          </w:rPr>
          <w:t>3246</w:t>
        </w:r>
        <w:r>
          <w:rPr>
            <w:rFonts w:ascii="Arial" w:hAnsi="Arial" w:cs="Arial"/>
            <w:color w:val="1B1B1B"/>
            <w:sz w:val="17"/>
            <w:szCs w:val="17"/>
          </w:rPr>
          <w:t>幅照片，用照片来呈现</w:t>
        </w:r>
        <w:r>
          <w:rPr>
            <w:rFonts w:ascii="Arial" w:hAnsi="Arial" w:cs="Arial"/>
            <w:color w:val="1B1B1B"/>
            <w:sz w:val="17"/>
            <w:szCs w:val="17"/>
          </w:rPr>
          <w:t>20</w:t>
        </w:r>
        <w:r>
          <w:rPr>
            <w:rFonts w:ascii="Arial" w:hAnsi="Arial" w:cs="Arial"/>
            <w:color w:val="1B1B1B"/>
            <w:sz w:val="17"/>
            <w:szCs w:val="17"/>
          </w:rPr>
          <w:t>世纪的</w:t>
        </w:r>
        <w:r>
          <w:rPr>
            <w:rFonts w:ascii="Arial" w:hAnsi="Arial" w:cs="Arial"/>
            <w:color w:val="1B1B1B"/>
            <w:sz w:val="17"/>
            <w:szCs w:val="17"/>
          </w:rPr>
          <w:t>10</w:t>
        </w:r>
        <w:r>
          <w:rPr>
            <w:rFonts w:ascii="Arial" w:hAnsi="Arial" w:cs="Arial"/>
            <w:color w:val="1B1B1B"/>
            <w:sz w:val="17"/>
            <w:szCs w:val="17"/>
          </w:rPr>
          <w:t>个十年。按年代划分，从</w:t>
        </w:r>
        <w:r>
          <w:rPr>
            <w:rFonts w:ascii="Arial" w:hAnsi="Arial" w:cs="Arial"/>
            <w:color w:val="1B1B1B"/>
            <w:sz w:val="17"/>
            <w:szCs w:val="17"/>
          </w:rPr>
          <w:t>1900s</w:t>
        </w:r>
        <w:r>
          <w:rPr>
            <w:rFonts w:ascii="Arial" w:hAnsi="Arial" w:cs="Arial"/>
            <w:color w:val="1B1B1B"/>
            <w:sz w:val="17"/>
            <w:szCs w:val="17"/>
          </w:rPr>
          <w:t>到</w:t>
        </w:r>
        <w:r>
          <w:rPr>
            <w:rFonts w:ascii="Arial" w:hAnsi="Arial" w:cs="Arial"/>
            <w:color w:val="1B1B1B"/>
            <w:sz w:val="17"/>
            <w:szCs w:val="17"/>
          </w:rPr>
          <w:t>1990s</w:t>
        </w:r>
        <w:r>
          <w:rPr>
            <w:rFonts w:ascii="Arial" w:hAnsi="Arial" w:cs="Arial"/>
            <w:color w:val="1B1B1B"/>
            <w:sz w:val="17"/>
            <w:szCs w:val="17"/>
          </w:rPr>
          <w:t>；每本书就是一个年代，如《</w:t>
        </w:r>
        <w:r>
          <w:rPr>
            <w:rFonts w:ascii="Arial" w:hAnsi="Arial" w:cs="Arial"/>
            <w:color w:val="1B1B1B"/>
            <w:sz w:val="17"/>
            <w:szCs w:val="17"/>
          </w:rPr>
          <w:t>1900s</w:t>
        </w:r>
        <w:r>
          <w:rPr>
            <w:rFonts w:ascii="Arial" w:hAnsi="Arial" w:cs="Arial"/>
            <w:color w:val="1B1B1B"/>
            <w:sz w:val="17"/>
            <w:szCs w:val="17"/>
          </w:rPr>
          <w:t>》《</w:t>
        </w:r>
        <w:r>
          <w:rPr>
            <w:rFonts w:ascii="Arial" w:hAnsi="Arial" w:cs="Arial"/>
            <w:color w:val="1B1B1B"/>
            <w:sz w:val="17"/>
            <w:szCs w:val="17"/>
          </w:rPr>
          <w:t>1910s</w:t>
        </w:r>
        <w:r>
          <w:rPr>
            <w:rFonts w:ascii="Arial" w:hAnsi="Arial" w:cs="Arial"/>
            <w:color w:val="1B1B1B"/>
            <w:sz w:val="17"/>
            <w:szCs w:val="17"/>
          </w:rPr>
          <w:t>》</w:t>
        </w:r>
        <w:r>
          <w:rPr>
            <w:rFonts w:ascii="Arial" w:hAnsi="Arial" w:cs="Arial"/>
            <w:color w:val="1B1B1B"/>
            <w:sz w:val="17"/>
            <w:szCs w:val="17"/>
          </w:rPr>
          <w:t>……</w:t>
        </w:r>
        <w:r>
          <w:rPr>
            <w:rFonts w:ascii="Arial" w:hAnsi="Arial" w:cs="Arial"/>
            <w:color w:val="1B1B1B"/>
            <w:sz w:val="17"/>
            <w:szCs w:val="17"/>
          </w:rPr>
          <w:t>每本书收录</w:t>
        </w:r>
        <w:r>
          <w:rPr>
            <w:rFonts w:ascii="Arial" w:hAnsi="Arial" w:cs="Arial"/>
            <w:color w:val="1B1B1B"/>
            <w:sz w:val="17"/>
            <w:szCs w:val="17"/>
          </w:rPr>
          <w:t>300</w:t>
        </w:r>
        <w:r>
          <w:rPr>
            <w:rFonts w:ascii="Arial" w:hAnsi="Arial" w:cs="Arial"/>
            <w:color w:val="1B1B1B"/>
            <w:sz w:val="17"/>
            <w:szCs w:val="17"/>
          </w:rPr>
          <w:t>多幅照片；照片按照主题划分为政治热点、风云人物、职业生活、休闲娱乐、科技、交通、艺术、运动、儿童、人间百态等；每幅照片均有注解。每个主题前均有简短导读，比如，《</w:t>
        </w:r>
        <w:r>
          <w:rPr>
            <w:rFonts w:ascii="Arial" w:hAnsi="Arial" w:cs="Arial"/>
            <w:color w:val="1B1B1B"/>
            <w:sz w:val="17"/>
            <w:szCs w:val="17"/>
          </w:rPr>
          <w:t>1930s</w:t>
        </w:r>
        <w:r>
          <w:rPr>
            <w:rFonts w:ascii="Arial" w:hAnsi="Arial" w:cs="Arial"/>
            <w:color w:val="1B1B1B"/>
            <w:sz w:val="17"/>
            <w:szCs w:val="17"/>
          </w:rPr>
          <w:t>》这本书的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艺术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主题前面，会有两三百字的导读。每本书开头也有简短导读概述那个年代，大约一千字左右。已有</w:t>
        </w:r>
        <w:r>
          <w:rPr>
            <w:rFonts w:ascii="Arial" w:hAnsi="Arial" w:cs="Arial"/>
            <w:color w:val="1B1B1B"/>
            <w:sz w:val="17"/>
            <w:szCs w:val="17"/>
          </w:rPr>
          <w:t>12</w:t>
        </w:r>
        <w:r>
          <w:rPr>
            <w:rFonts w:ascii="Arial" w:hAnsi="Arial" w:cs="Arial"/>
            <w:color w:val="1B1B1B"/>
            <w:sz w:val="17"/>
            <w:szCs w:val="17"/>
          </w:rPr>
          <w:t>种文字的版本：英文、日文、法文、德文、西班牙文、意大利文、波兰、土耳其文、挪威文、丹麦文、瑞典文、繁体中文。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47" w:author="Unknown"/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lastRenderedPageBreak/>
        <w:drawing>
          <wp:inline distT="0" distB="0" distL="0" distR="0">
            <wp:extent cx="5204460" cy="7620000"/>
            <wp:effectExtent l="19050" t="0" r="0" b="0"/>
            <wp:docPr id="17" name="图片 17" descr="http://ww4.sinaimg.cn/mw690/005MkxmCjw1eu67mhkr8rj30f60m8a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4.sinaimg.cn/mw690/005MkxmCjw1eu67mhkr8rj30f60m8aeu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48" w:author="Unknown"/>
          <w:rFonts w:ascii="Arial" w:hAnsi="Arial" w:cs="Arial"/>
          <w:color w:val="1B1B1B"/>
          <w:sz w:val="17"/>
          <w:szCs w:val="17"/>
        </w:rPr>
      </w:pPr>
      <w:ins w:id="49" w:author="Unknown">
        <w:r>
          <w:rPr>
            <w:rStyle w:val="a6"/>
            <w:rFonts w:ascii="Arial" w:hAnsi="Arial" w:cs="Arial"/>
            <w:color w:val="1B1B1B"/>
            <w:sz w:val="17"/>
            <w:szCs w:val="17"/>
          </w:rPr>
          <w:t xml:space="preserve">No.17 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《我们台湾这些年》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50" w:author="Unknown"/>
          <w:rFonts w:ascii="Arial" w:hAnsi="Arial" w:cs="Arial"/>
          <w:color w:val="1B1B1B"/>
          <w:sz w:val="17"/>
          <w:szCs w:val="17"/>
        </w:rPr>
      </w:pPr>
      <w:ins w:id="51" w:author="Unknown">
        <w:r>
          <w:rPr>
            <w:rFonts w:ascii="Arial" w:hAnsi="Arial" w:cs="Arial"/>
            <w:color w:val="1B1B1B"/>
            <w:sz w:val="17"/>
            <w:szCs w:val="17"/>
          </w:rPr>
          <w:t>类型：人文社科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</w:t>
        </w:r>
        <w:r>
          <w:rPr>
            <w:rFonts w:ascii="Arial" w:hAnsi="Arial" w:cs="Arial"/>
            <w:color w:val="1B1B1B"/>
            <w:sz w:val="17"/>
            <w:szCs w:val="17"/>
          </w:rPr>
          <w:t>廖信忠（著）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52" w:author="Unknown"/>
          <w:rFonts w:ascii="Arial" w:hAnsi="Arial" w:cs="Arial"/>
          <w:color w:val="1B1B1B"/>
          <w:sz w:val="17"/>
          <w:szCs w:val="17"/>
        </w:rPr>
      </w:pPr>
      <w:ins w:id="53" w:author="Unknown">
        <w:r>
          <w:rPr>
            <w:rFonts w:ascii="Arial" w:hAnsi="Arial" w:cs="Arial"/>
            <w:color w:val="1B1B1B"/>
            <w:sz w:val="17"/>
            <w:szCs w:val="17"/>
          </w:rPr>
          <w:t>讲述台湾老百姓自己的故事。</w:t>
        </w:r>
        <w:r>
          <w:rPr>
            <w:rFonts w:ascii="Arial" w:hAnsi="Arial" w:cs="Arial"/>
            <w:color w:val="1B1B1B"/>
            <w:sz w:val="17"/>
            <w:szCs w:val="17"/>
          </w:rPr>
          <w:t>60</w:t>
        </w:r>
        <w:r>
          <w:rPr>
            <w:rFonts w:ascii="Arial" w:hAnsi="Arial" w:cs="Arial"/>
            <w:color w:val="1B1B1B"/>
            <w:sz w:val="17"/>
            <w:szCs w:val="17"/>
          </w:rPr>
          <w:t>年来第一本，让</w:t>
        </w:r>
        <w:r>
          <w:rPr>
            <w:rFonts w:ascii="Arial" w:hAnsi="Arial" w:cs="Arial"/>
            <w:color w:val="1B1B1B"/>
            <w:sz w:val="17"/>
            <w:szCs w:val="17"/>
          </w:rPr>
          <w:t>13</w:t>
        </w:r>
        <w:r>
          <w:rPr>
            <w:rFonts w:ascii="Arial" w:hAnsi="Arial" w:cs="Arial"/>
            <w:color w:val="1B1B1B"/>
            <w:sz w:val="17"/>
            <w:szCs w:val="17"/>
          </w:rPr>
          <w:t>亿大陆人真正了解台湾普通民众真实生活的书。一个台湾青年写给</w:t>
        </w:r>
        <w:r>
          <w:rPr>
            <w:rFonts w:ascii="Arial" w:hAnsi="Arial" w:cs="Arial"/>
            <w:color w:val="1B1B1B"/>
            <w:sz w:val="17"/>
            <w:szCs w:val="17"/>
          </w:rPr>
          <w:t>13</w:t>
        </w:r>
        <w:r>
          <w:rPr>
            <w:rFonts w:ascii="Arial" w:hAnsi="Arial" w:cs="Arial"/>
            <w:color w:val="1B1B1B"/>
            <w:sz w:val="17"/>
            <w:szCs w:val="17"/>
          </w:rPr>
          <w:t>亿大陆同胞的一封家书。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54" w:author="Unknown"/>
          <w:rFonts w:ascii="Arial" w:hAnsi="Arial" w:cs="Arial"/>
          <w:color w:val="1B1B1B"/>
          <w:sz w:val="17"/>
          <w:szCs w:val="17"/>
        </w:rPr>
      </w:pPr>
      <w:ins w:id="55" w:author="Unknown">
        <w:r>
          <w:rPr>
            <w:rFonts w:ascii="Arial" w:hAnsi="Arial" w:cs="Arial"/>
            <w:color w:val="1B1B1B"/>
            <w:sz w:val="17"/>
            <w:szCs w:val="17"/>
          </w:rPr>
          <w:t>作者的话</w:t>
        </w:r>
        <w:r>
          <w:rPr>
            <w:rFonts w:ascii="Arial" w:hAnsi="Arial" w:cs="Arial"/>
            <w:color w:val="1B1B1B"/>
            <w:sz w:val="17"/>
            <w:szCs w:val="17"/>
          </w:rPr>
          <w:t>——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56" w:author="Unknown"/>
          <w:rFonts w:ascii="Arial" w:hAnsi="Arial" w:cs="Arial"/>
          <w:color w:val="1B1B1B"/>
          <w:sz w:val="17"/>
          <w:szCs w:val="17"/>
        </w:rPr>
      </w:pPr>
      <w:ins w:id="57" w:author="Unknown">
        <w:r>
          <w:rPr>
            <w:rFonts w:ascii="Arial" w:hAnsi="Arial" w:cs="Arial"/>
            <w:color w:val="1B1B1B"/>
            <w:sz w:val="17"/>
            <w:szCs w:val="17"/>
          </w:rPr>
          <w:t>关于真正的台湾，你又了解多少？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58" w:author="Unknown"/>
          <w:rFonts w:ascii="Arial" w:hAnsi="Arial" w:cs="Arial"/>
          <w:color w:val="1B1B1B"/>
          <w:sz w:val="17"/>
          <w:szCs w:val="17"/>
        </w:rPr>
      </w:pPr>
      <w:ins w:id="59" w:author="Unknown">
        <w:r>
          <w:rPr>
            <w:rFonts w:ascii="Arial" w:hAnsi="Arial" w:cs="Arial"/>
            <w:color w:val="1B1B1B"/>
            <w:sz w:val="17"/>
            <w:szCs w:val="17"/>
          </w:rPr>
          <w:lastRenderedPageBreak/>
          <w:t>这是我常常问大陆朋友的问题。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60" w:author="Unknown"/>
          <w:rFonts w:ascii="Arial" w:hAnsi="Arial" w:cs="Arial"/>
          <w:color w:val="1B1B1B"/>
          <w:sz w:val="17"/>
          <w:szCs w:val="17"/>
        </w:rPr>
      </w:pPr>
      <w:ins w:id="61" w:author="Unknown">
        <w:r>
          <w:rPr>
            <w:rFonts w:ascii="Arial" w:hAnsi="Arial" w:cs="Arial"/>
            <w:color w:val="1B1B1B"/>
            <w:sz w:val="17"/>
            <w:szCs w:val="17"/>
          </w:rPr>
          <w:t>我明白，对于很多大陆朋友来说，台湾往往只是一个空洞的政治概念；大多数人并不清楚台湾过去</w:t>
        </w:r>
        <w:r>
          <w:rPr>
            <w:rFonts w:ascii="Arial" w:hAnsi="Arial" w:cs="Arial"/>
            <w:color w:val="1B1B1B"/>
            <w:sz w:val="17"/>
            <w:szCs w:val="17"/>
          </w:rPr>
          <w:t>30</w:t>
        </w:r>
        <w:r>
          <w:rPr>
            <w:rFonts w:ascii="Arial" w:hAnsi="Arial" w:cs="Arial"/>
            <w:color w:val="1B1B1B"/>
            <w:sz w:val="17"/>
            <w:szCs w:val="17"/>
          </w:rPr>
          <w:t>年究竟发生了什么？台湾普通民众到底过着怎样的生活？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62" w:author="Unknown"/>
          <w:rFonts w:ascii="Arial" w:hAnsi="Arial" w:cs="Arial"/>
          <w:color w:val="1B1B1B"/>
          <w:sz w:val="17"/>
          <w:szCs w:val="17"/>
        </w:rPr>
      </w:pPr>
      <w:ins w:id="63" w:author="Unknown">
        <w:r>
          <w:rPr>
            <w:rFonts w:ascii="Arial" w:hAnsi="Arial" w:cs="Arial"/>
            <w:color w:val="1B1B1B"/>
            <w:sz w:val="17"/>
            <w:szCs w:val="17"/>
          </w:rPr>
          <w:t>其实，台湾</w:t>
        </w:r>
        <w:r>
          <w:rPr>
            <w:rFonts w:ascii="Arial" w:hAnsi="Arial" w:cs="Arial"/>
            <w:color w:val="1B1B1B"/>
            <w:sz w:val="17"/>
            <w:szCs w:val="17"/>
          </w:rPr>
          <w:t>30</w:t>
        </w:r>
        <w:r>
          <w:rPr>
            <w:rFonts w:ascii="Arial" w:hAnsi="Arial" w:cs="Arial"/>
            <w:color w:val="1B1B1B"/>
            <w:sz w:val="17"/>
            <w:szCs w:val="17"/>
          </w:rPr>
          <w:t>年来的社会巨变，绝不亚于改革开放</w:t>
        </w:r>
        <w:r>
          <w:rPr>
            <w:rFonts w:ascii="Arial" w:hAnsi="Arial" w:cs="Arial"/>
            <w:color w:val="1B1B1B"/>
            <w:sz w:val="17"/>
            <w:szCs w:val="17"/>
          </w:rPr>
          <w:t>30</w:t>
        </w:r>
        <w:r>
          <w:rPr>
            <w:rFonts w:ascii="Arial" w:hAnsi="Arial" w:cs="Arial"/>
            <w:color w:val="1B1B1B"/>
            <w:sz w:val="17"/>
            <w:szCs w:val="17"/>
          </w:rPr>
          <w:t>年的大陆。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64" w:author="Unknown"/>
          <w:rFonts w:ascii="Arial" w:hAnsi="Arial" w:cs="Arial"/>
          <w:color w:val="1B1B1B"/>
          <w:sz w:val="17"/>
          <w:szCs w:val="17"/>
        </w:rPr>
      </w:pPr>
      <w:ins w:id="65" w:author="Unknown">
        <w:r>
          <w:rPr>
            <w:rFonts w:ascii="Arial" w:hAnsi="Arial" w:cs="Arial"/>
            <w:color w:val="1B1B1B"/>
            <w:sz w:val="17"/>
            <w:szCs w:val="17"/>
          </w:rPr>
          <w:t>1975</w:t>
        </w:r>
        <w:r>
          <w:rPr>
            <w:rFonts w:ascii="Arial" w:hAnsi="Arial" w:cs="Arial"/>
            <w:color w:val="1B1B1B"/>
            <w:sz w:val="17"/>
            <w:szCs w:val="17"/>
          </w:rPr>
          <w:t>年蒋介石逝世后，台湾局势骤然微妙；蒋经国于</w:t>
        </w:r>
        <w:r>
          <w:rPr>
            <w:rFonts w:ascii="Arial" w:hAnsi="Arial" w:cs="Arial"/>
            <w:color w:val="1B1B1B"/>
            <w:sz w:val="17"/>
            <w:szCs w:val="17"/>
          </w:rPr>
          <w:t>70</w:t>
        </w:r>
        <w:r>
          <w:rPr>
            <w:rFonts w:ascii="Arial" w:hAnsi="Arial" w:cs="Arial"/>
            <w:color w:val="1B1B1B"/>
            <w:sz w:val="17"/>
            <w:szCs w:val="17"/>
          </w:rPr>
          <w:t>年代末力排众议，强力发动台湾社会变革，直接推动了台湾的经济腾飞；接下来的几十年，李登辉、陈水扁、马英九等政治人物粉墨登场，台湾社会风起云涌，每一个最普通的台湾人，都卷入其中，日常生活发生了翻天覆地的变化；这</w:t>
        </w:r>
        <w:r>
          <w:rPr>
            <w:rFonts w:ascii="Arial" w:hAnsi="Arial" w:cs="Arial"/>
            <w:color w:val="1B1B1B"/>
            <w:sz w:val="17"/>
            <w:szCs w:val="17"/>
          </w:rPr>
          <w:t>30</w:t>
        </w:r>
        <w:r>
          <w:rPr>
            <w:rFonts w:ascii="Arial" w:hAnsi="Arial" w:cs="Arial"/>
            <w:color w:val="1B1B1B"/>
            <w:sz w:val="17"/>
            <w:szCs w:val="17"/>
          </w:rPr>
          <w:t>多年的社会巨变，也给我和我的家人，留下了许许多多令人难忘的欢笑与泪水。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66" w:author="Unknown"/>
          <w:rFonts w:ascii="Arial" w:hAnsi="Arial" w:cs="Arial"/>
          <w:color w:val="1B1B1B"/>
          <w:sz w:val="17"/>
          <w:szCs w:val="17"/>
        </w:rPr>
      </w:pPr>
      <w:ins w:id="67" w:author="Unknown">
        <w:r>
          <w:rPr>
            <w:rFonts w:ascii="Arial" w:hAnsi="Arial" w:cs="Arial"/>
            <w:color w:val="1B1B1B"/>
            <w:sz w:val="17"/>
            <w:szCs w:val="17"/>
          </w:rPr>
          <w:t>本书从我出生的</w:t>
        </w:r>
        <w:r>
          <w:rPr>
            <w:rFonts w:ascii="Arial" w:hAnsi="Arial" w:cs="Arial"/>
            <w:color w:val="1B1B1B"/>
            <w:sz w:val="17"/>
            <w:szCs w:val="17"/>
          </w:rPr>
          <w:t>1977</w:t>
        </w:r>
        <w:r>
          <w:rPr>
            <w:rFonts w:ascii="Arial" w:hAnsi="Arial" w:cs="Arial"/>
            <w:color w:val="1B1B1B"/>
            <w:sz w:val="17"/>
            <w:szCs w:val="17"/>
          </w:rPr>
          <w:t>年写起，以一个台湾平民的视角，向您细述</w:t>
        </w:r>
        <w:r>
          <w:rPr>
            <w:rFonts w:ascii="Arial" w:hAnsi="Arial" w:cs="Arial"/>
            <w:color w:val="1B1B1B"/>
            <w:sz w:val="17"/>
            <w:szCs w:val="17"/>
          </w:rPr>
          <w:t>30</w:t>
        </w:r>
        <w:r>
          <w:rPr>
            <w:rFonts w:ascii="Arial" w:hAnsi="Arial" w:cs="Arial"/>
            <w:color w:val="1B1B1B"/>
            <w:sz w:val="17"/>
            <w:szCs w:val="17"/>
          </w:rPr>
          <w:t>多年来台湾社会的大事件和小故事，与您分享过去</w:t>
        </w:r>
        <w:r>
          <w:rPr>
            <w:rFonts w:ascii="Arial" w:hAnsi="Arial" w:cs="Arial"/>
            <w:color w:val="1B1B1B"/>
            <w:sz w:val="17"/>
            <w:szCs w:val="17"/>
          </w:rPr>
          <w:t>30</w:t>
        </w:r>
        <w:r>
          <w:rPr>
            <w:rFonts w:ascii="Arial" w:hAnsi="Arial" w:cs="Arial"/>
            <w:color w:val="1B1B1B"/>
            <w:sz w:val="17"/>
            <w:szCs w:val="17"/>
          </w:rPr>
          <w:t>年台湾老百姓最真实的日常生活和悲喜人生。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68" w:author="Unknown"/>
          <w:rFonts w:ascii="Arial" w:hAnsi="Arial" w:cs="Arial"/>
          <w:color w:val="1B1B1B"/>
          <w:sz w:val="17"/>
          <w:szCs w:val="17"/>
        </w:rPr>
      </w:pPr>
      <w:ins w:id="69" w:author="Unknown">
        <w:r>
          <w:rPr>
            <w:rFonts w:ascii="Arial" w:hAnsi="Arial" w:cs="Arial"/>
            <w:color w:val="1B1B1B"/>
            <w:sz w:val="17"/>
            <w:szCs w:val="17"/>
          </w:rPr>
          <w:t>读完本书，您多半会感叹一声：这些年，原来大家都不容易！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70" w:author="Unknown"/>
          <w:rFonts w:ascii="Arial" w:hAnsi="Arial" w:cs="Arial"/>
          <w:color w:val="1B1B1B"/>
          <w:sz w:val="17"/>
          <w:szCs w:val="17"/>
        </w:rPr>
      </w:pPr>
      <w:ins w:id="71" w:author="Unknown">
        <w:r>
          <w:rPr>
            <w:rFonts w:ascii="Arial" w:hAnsi="Arial" w:cs="Arial"/>
            <w:color w:val="1B1B1B"/>
            <w:sz w:val="17"/>
            <w:szCs w:val="17"/>
          </w:rPr>
          <w:fldChar w:fldCharType="begin"/>
        </w:r>
        <w:r>
          <w:rPr>
            <w:rFonts w:ascii="Arial" w:hAnsi="Arial" w:cs="Arial"/>
            <w:color w:val="1B1B1B"/>
            <w:sz w:val="17"/>
            <w:szCs w:val="17"/>
          </w:rPr>
          <w:instrText xml:space="preserve"> INCLUDEPICTURE "http://ww3.sinaimg.cn/mw690/005MkxmCjw1eu67mibi99j309z0dumxr.jpg" \* MERGEFORMATINET </w:instrText>
        </w:r>
      </w:ins>
      <w:r>
        <w:rPr>
          <w:rFonts w:ascii="Arial" w:hAnsi="Arial" w:cs="Arial"/>
          <w:color w:val="1B1B1B"/>
          <w:sz w:val="17"/>
          <w:szCs w:val="17"/>
        </w:rPr>
        <w:fldChar w:fldCharType="separate"/>
      </w:r>
      <w:r>
        <w:rPr>
          <w:rFonts w:ascii="Arial" w:hAnsi="Arial" w:cs="Arial"/>
          <w:color w:val="1B1B1B"/>
          <w:sz w:val="17"/>
          <w:szCs w:val="17"/>
        </w:rPr>
        <w:pict>
          <v:shape id="_x0000_i1030" type="#_x0000_t75" alt="" style="width:24pt;height:24pt"/>
        </w:pict>
      </w:r>
      <w:ins w:id="72" w:author="Unknown">
        <w:r>
          <w:rPr>
            <w:rFonts w:ascii="Arial" w:hAnsi="Arial" w:cs="Arial"/>
            <w:color w:val="1B1B1B"/>
            <w:sz w:val="17"/>
            <w:szCs w:val="17"/>
          </w:rPr>
          <w:fldChar w:fldCharType="end"/>
        </w:r>
      </w:ins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73" w:author="Unknown"/>
          <w:rFonts w:ascii="Arial" w:hAnsi="Arial" w:cs="Arial"/>
          <w:color w:val="1B1B1B"/>
          <w:sz w:val="17"/>
          <w:szCs w:val="17"/>
        </w:rPr>
      </w:pPr>
      <w:ins w:id="74" w:author="Unknown">
        <w:r>
          <w:rPr>
            <w:rStyle w:val="a6"/>
            <w:rFonts w:ascii="Arial" w:hAnsi="Arial" w:cs="Arial"/>
            <w:color w:val="1B1B1B"/>
            <w:sz w:val="17"/>
            <w:szCs w:val="17"/>
          </w:rPr>
          <w:t xml:space="preserve">No.18 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《别再为小事抓狂》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75" w:author="Unknown"/>
          <w:rFonts w:ascii="Arial" w:hAnsi="Arial" w:cs="Arial"/>
          <w:color w:val="1B1B1B"/>
          <w:sz w:val="17"/>
          <w:szCs w:val="17"/>
        </w:rPr>
      </w:pPr>
      <w:ins w:id="76" w:author="Unknown">
        <w:r>
          <w:rPr>
            <w:rFonts w:ascii="Arial" w:hAnsi="Arial" w:cs="Arial"/>
            <w:color w:val="1B1B1B"/>
            <w:sz w:val="17"/>
            <w:szCs w:val="17"/>
          </w:rPr>
          <w:t>类型：心灵感悟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</w:t>
        </w:r>
        <w:r>
          <w:rPr>
            <w:rFonts w:ascii="Arial" w:hAnsi="Arial" w:cs="Arial"/>
            <w:color w:val="1B1B1B"/>
            <w:sz w:val="17"/>
            <w:szCs w:val="17"/>
          </w:rPr>
          <w:t>理查德</w:t>
        </w:r>
        <w:r>
          <w:rPr>
            <w:rFonts w:ascii="Arial" w:hAnsi="Arial" w:cs="Arial"/>
            <w:color w:val="1B1B1B"/>
            <w:sz w:val="17"/>
            <w:szCs w:val="17"/>
          </w:rPr>
          <w:t>·</w:t>
        </w:r>
        <w:r>
          <w:rPr>
            <w:rFonts w:ascii="Arial" w:hAnsi="Arial" w:cs="Arial"/>
            <w:color w:val="1B1B1B"/>
            <w:sz w:val="17"/>
            <w:szCs w:val="17"/>
          </w:rPr>
          <w:t>卡尔森（著）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77" w:author="Unknown"/>
          <w:rFonts w:ascii="Arial" w:hAnsi="Arial" w:cs="Arial"/>
          <w:color w:val="1B1B1B"/>
          <w:sz w:val="17"/>
          <w:szCs w:val="17"/>
        </w:rPr>
      </w:pPr>
      <w:ins w:id="78" w:author="Unknown">
        <w:r>
          <w:rPr>
            <w:rFonts w:ascii="Arial" w:hAnsi="Arial" w:cs="Arial"/>
            <w:color w:val="1B1B1B"/>
            <w:sz w:val="17"/>
            <w:szCs w:val="17"/>
          </w:rPr>
          <w:t>从此掌握自己的情绪，内心变得安静而有力！一本令你掌握情绪、改善情绪的心灵指南！超过一亿人读过本书，全球最畅销心灵书籍。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79" w:author="Unknown"/>
          <w:rFonts w:ascii="Arial" w:hAnsi="Arial" w:cs="Arial"/>
          <w:color w:val="1B1B1B"/>
          <w:sz w:val="17"/>
          <w:szCs w:val="17"/>
        </w:rPr>
      </w:pPr>
      <w:ins w:id="80" w:author="Unknown">
        <w:r>
          <w:rPr>
            <w:rFonts w:ascii="Arial" w:hAnsi="Arial" w:cs="Arial"/>
            <w:color w:val="1B1B1B"/>
            <w:sz w:val="17"/>
            <w:szCs w:val="17"/>
          </w:rPr>
          <w:t>如果今天是你生命中的最后一天，你还会选择为鸡毛蒜皮的小事抓狂吗？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81" w:author="Unknown"/>
          <w:rFonts w:ascii="Arial" w:hAnsi="Arial" w:cs="Arial"/>
          <w:color w:val="1B1B1B"/>
          <w:sz w:val="17"/>
          <w:szCs w:val="17"/>
        </w:rPr>
      </w:pPr>
      <w:ins w:id="82" w:author="Unknown">
        <w:r>
          <w:rPr>
            <w:rFonts w:ascii="Arial" w:hAnsi="Arial" w:cs="Arial"/>
            <w:color w:val="1B1B1B"/>
            <w:sz w:val="17"/>
            <w:szCs w:val="17"/>
          </w:rPr>
          <w:t>本书想要告诉你，如果把每一天都当作最后一天来活，鸡毛蒜皮的小事就会消失，重要而美好的事物就会自动浮现。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83" w:author="Unknown"/>
          <w:rFonts w:ascii="Arial" w:hAnsi="Arial" w:cs="Arial"/>
          <w:color w:val="1B1B1B"/>
          <w:sz w:val="17"/>
          <w:szCs w:val="17"/>
        </w:rPr>
      </w:pPr>
      <w:ins w:id="84" w:author="Unknown">
        <w:r>
          <w:rPr>
            <w:rFonts w:ascii="Arial" w:hAnsi="Arial" w:cs="Arial"/>
            <w:color w:val="1B1B1B"/>
            <w:sz w:val="17"/>
            <w:szCs w:val="17"/>
          </w:rPr>
          <w:t>这是一本令你掌握情绪、改善情绪的心灵指南，书中提供了</w:t>
        </w:r>
        <w:r>
          <w:rPr>
            <w:rFonts w:ascii="Arial" w:hAnsi="Arial" w:cs="Arial"/>
            <w:color w:val="1B1B1B"/>
            <w:sz w:val="17"/>
            <w:szCs w:val="17"/>
          </w:rPr>
          <w:t>100</w:t>
        </w:r>
        <w:r>
          <w:rPr>
            <w:rFonts w:ascii="Arial" w:hAnsi="Arial" w:cs="Arial"/>
            <w:color w:val="1B1B1B"/>
            <w:sz w:val="17"/>
            <w:szCs w:val="17"/>
          </w:rPr>
          <w:t>个瞬间见效的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不抓狂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小技巧，比如，在你快失控的时候，不妨停顿一下，问问自己：一年后，你还会那么在乎这件事吗？你会发现，眼前这些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天大的事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，其实都只是微不足道的小事，完全不值得为此毁掉一整天的好心情，或是让失控的情绪伤害到身边无辜的人。与此同时，你会体验到安静的强大力量，你越沉着冷静，内心就越强大，足以面对生活中的一切状况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85" w:author="Unknown"/>
          <w:rFonts w:ascii="Arial" w:hAnsi="Arial" w:cs="Arial"/>
          <w:color w:val="1B1B1B"/>
          <w:sz w:val="17"/>
          <w:szCs w:val="17"/>
        </w:rPr>
      </w:pPr>
      <w:ins w:id="86" w:author="Unknown">
        <w:r>
          <w:rPr>
            <w:rFonts w:ascii="Arial" w:hAnsi="Arial" w:cs="Arial"/>
            <w:color w:val="1B1B1B"/>
            <w:sz w:val="17"/>
            <w:szCs w:val="17"/>
          </w:rPr>
          <w:t>翻开本书，从此掌握自己的情绪，内心变得安静而有力。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87" w:author="Unknown"/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lastRenderedPageBreak/>
        <w:drawing>
          <wp:inline distT="0" distB="0" distL="0" distR="0">
            <wp:extent cx="5189220" cy="7620000"/>
            <wp:effectExtent l="19050" t="0" r="0" b="0"/>
            <wp:docPr id="19" name="图片 19" descr="http://ww4.sinaimg.cn/mw690/005MkxmCjw1eu67mo9noej30f50m8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4.sinaimg.cn/mw690/005MkxmCjw1eu67mo9noej30f50m846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88" w:author="Unknown"/>
          <w:rFonts w:ascii="Arial" w:hAnsi="Arial" w:cs="Arial"/>
          <w:color w:val="1B1B1B"/>
          <w:sz w:val="17"/>
          <w:szCs w:val="17"/>
        </w:rPr>
      </w:pPr>
      <w:ins w:id="89" w:author="Unknown">
        <w:r>
          <w:rPr>
            <w:rStyle w:val="a6"/>
            <w:rFonts w:ascii="Arial" w:hAnsi="Arial" w:cs="Arial"/>
            <w:color w:val="1B1B1B"/>
            <w:sz w:val="17"/>
            <w:szCs w:val="17"/>
          </w:rPr>
          <w:t xml:space="preserve">No.19 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《佛陀传》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90" w:author="Unknown"/>
          <w:rFonts w:ascii="Arial" w:hAnsi="Arial" w:cs="Arial"/>
          <w:color w:val="1B1B1B"/>
          <w:sz w:val="17"/>
          <w:szCs w:val="17"/>
        </w:rPr>
      </w:pPr>
      <w:ins w:id="91" w:author="Unknown">
        <w:r>
          <w:rPr>
            <w:rFonts w:ascii="Arial" w:hAnsi="Arial" w:cs="Arial"/>
            <w:color w:val="1B1B1B"/>
            <w:sz w:val="17"/>
            <w:szCs w:val="17"/>
          </w:rPr>
          <w:t>类型：宗教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</w:t>
        </w:r>
        <w:r>
          <w:rPr>
            <w:rFonts w:ascii="Arial" w:hAnsi="Arial" w:cs="Arial"/>
            <w:color w:val="1B1B1B"/>
            <w:sz w:val="17"/>
            <w:szCs w:val="17"/>
          </w:rPr>
          <w:t>一行禅师（著）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92" w:author="Unknown"/>
          <w:rFonts w:ascii="Arial" w:hAnsi="Arial" w:cs="Arial"/>
          <w:color w:val="1B1B1B"/>
          <w:sz w:val="17"/>
          <w:szCs w:val="17"/>
        </w:rPr>
      </w:pPr>
      <w:ins w:id="93" w:author="Unknown">
        <w:r>
          <w:rPr>
            <w:rFonts w:ascii="Arial" w:hAnsi="Arial" w:cs="Arial"/>
            <w:color w:val="1B1B1B"/>
            <w:sz w:val="17"/>
            <w:szCs w:val="17"/>
          </w:rPr>
          <w:t>全世界佛学爱好者的必读书和入门书！佛法的起源与奥妙，就这样在您面前徐徐展开。本书原名《故道白云》。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94" w:author="Unknown"/>
          <w:rFonts w:ascii="Arial" w:hAnsi="Arial" w:cs="Arial"/>
          <w:color w:val="1B1B1B"/>
          <w:sz w:val="17"/>
          <w:szCs w:val="17"/>
        </w:rPr>
      </w:pPr>
      <w:ins w:id="95" w:author="Unknown">
        <w:r>
          <w:rPr>
            <w:rFonts w:ascii="Arial" w:hAnsi="Arial" w:cs="Arial"/>
            <w:color w:val="1B1B1B"/>
            <w:sz w:val="17"/>
            <w:szCs w:val="17"/>
          </w:rPr>
          <w:t>自从</w:t>
        </w:r>
        <w:r>
          <w:rPr>
            <w:rFonts w:ascii="Arial" w:hAnsi="Arial" w:cs="Arial"/>
            <w:color w:val="1B1B1B"/>
            <w:sz w:val="17"/>
            <w:szCs w:val="17"/>
          </w:rPr>
          <w:t>1991</w:t>
        </w:r>
        <w:r>
          <w:rPr>
            <w:rFonts w:ascii="Arial" w:hAnsi="Arial" w:cs="Arial"/>
            <w:color w:val="1B1B1B"/>
            <w:sz w:val="17"/>
            <w:szCs w:val="17"/>
          </w:rPr>
          <w:t>年在美国第一次出版以来，二十多年的时间，本书已成为全世界佛学爱好者的必读书和入门书。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96" w:author="Unknown"/>
          <w:rFonts w:ascii="Arial" w:hAnsi="Arial" w:cs="Arial"/>
          <w:color w:val="1B1B1B"/>
          <w:sz w:val="17"/>
          <w:szCs w:val="17"/>
        </w:rPr>
      </w:pPr>
      <w:ins w:id="97" w:author="Unknown">
        <w:r>
          <w:rPr>
            <w:rFonts w:ascii="Arial" w:hAnsi="Arial" w:cs="Arial"/>
            <w:color w:val="1B1B1B"/>
            <w:sz w:val="17"/>
            <w:szCs w:val="17"/>
          </w:rPr>
          <w:t>一行禅师沉稳迷人地讲述了佛陀释迦牟尼从出生、成长、出家、修行、得道、弘法，直至灭寂的完整一生。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98" w:author="Unknown"/>
          <w:rFonts w:ascii="Arial" w:hAnsi="Arial" w:cs="Arial"/>
          <w:color w:val="1B1B1B"/>
          <w:sz w:val="17"/>
          <w:szCs w:val="17"/>
        </w:rPr>
      </w:pPr>
      <w:ins w:id="99" w:author="Unknown">
        <w:r>
          <w:rPr>
            <w:rFonts w:ascii="Arial" w:hAnsi="Arial" w:cs="Arial"/>
            <w:color w:val="1B1B1B"/>
            <w:sz w:val="17"/>
            <w:szCs w:val="17"/>
          </w:rPr>
          <w:lastRenderedPageBreak/>
          <w:t>世人似乎是从本书中第一次发现，佛陀从来不是神，而是一个人。他没有任何神通，和我们一样会困惑和痛苦，他也有家人，有妻子和儿子，只是他离开了他们，独自走上了修行成佛，拯救众生的道路。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00" w:author="Unknown"/>
          <w:rFonts w:ascii="Arial" w:hAnsi="Arial" w:cs="Arial"/>
          <w:color w:val="1B1B1B"/>
          <w:sz w:val="17"/>
          <w:szCs w:val="17"/>
        </w:rPr>
      </w:pPr>
      <w:ins w:id="101" w:author="Unknown">
        <w:r>
          <w:rPr>
            <w:rFonts w:ascii="Arial" w:hAnsi="Arial" w:cs="Arial"/>
            <w:color w:val="1B1B1B"/>
            <w:sz w:val="17"/>
            <w:szCs w:val="17"/>
          </w:rPr>
          <w:t>书中的佛陀不仅伟大、慈悲，而且真实可爱；你看到的正是</w:t>
        </w:r>
        <w:r>
          <w:rPr>
            <w:rFonts w:ascii="Arial" w:hAnsi="Arial" w:cs="Arial"/>
            <w:color w:val="1B1B1B"/>
            <w:sz w:val="17"/>
            <w:szCs w:val="17"/>
          </w:rPr>
          <w:t>2500</w:t>
        </w:r>
        <w:r>
          <w:rPr>
            <w:rFonts w:ascii="Arial" w:hAnsi="Arial" w:cs="Arial"/>
            <w:color w:val="1B1B1B"/>
            <w:sz w:val="17"/>
            <w:szCs w:val="17"/>
          </w:rPr>
          <w:t>年前的佛陀本人，看到他和大家一起坐在地上吃饭，他吃饭的威仪令人着迷，他吃完饭，和别人一样自己收拾好餐具，放好，一举一动间，散发着佛法的灵性光芒。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02" w:author="Unknown"/>
          <w:rFonts w:ascii="Arial" w:hAnsi="Arial" w:cs="Arial"/>
          <w:color w:val="1B1B1B"/>
          <w:sz w:val="17"/>
          <w:szCs w:val="17"/>
        </w:rPr>
      </w:pPr>
      <w:ins w:id="103" w:author="Unknown">
        <w:r>
          <w:rPr>
            <w:rFonts w:ascii="Arial" w:hAnsi="Arial" w:cs="Arial"/>
            <w:color w:val="1B1B1B"/>
            <w:sz w:val="17"/>
            <w:szCs w:val="17"/>
          </w:rPr>
          <w:t>娓娓道来的佛陀生平故事，融汇着佛法的精深奥妙；无论你有没有佛学根基，阅读本书，都是一次充满喜乐和感动，受益匪浅的修行。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04" w:author="Unknown"/>
          <w:rFonts w:ascii="Arial" w:hAnsi="Arial" w:cs="Arial"/>
          <w:color w:val="1B1B1B"/>
          <w:sz w:val="17"/>
          <w:szCs w:val="17"/>
        </w:rPr>
      </w:pPr>
      <w:ins w:id="105" w:author="Unknown">
        <w:r>
          <w:rPr>
            <w:rFonts w:ascii="Arial" w:hAnsi="Arial" w:cs="Arial"/>
            <w:color w:val="1B1B1B"/>
            <w:sz w:val="17"/>
            <w:szCs w:val="17"/>
          </w:rPr>
          <w:t>本书原名《故道白云》，为了使更多读者能够了解这部伟大的著作，我们在再版时使用了更加简单和直白的名字：《佛陀传》。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06" w:author="Unknown"/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drawing>
          <wp:inline distT="0" distB="0" distL="0" distR="0">
            <wp:extent cx="5173980" cy="7620000"/>
            <wp:effectExtent l="19050" t="0" r="7620" b="0"/>
            <wp:docPr id="20" name="图片 20" descr="http://ww4.sinaimg.cn/mw690/005MkxmCjw1eu67moxw3gj30f30m8w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005MkxmCjw1eu67moxw3gj30f30m8wgm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107" w:author="Unknown"/>
          <w:rFonts w:ascii="Arial" w:hAnsi="Arial" w:cs="Arial"/>
          <w:color w:val="1B1B1B"/>
          <w:sz w:val="17"/>
          <w:szCs w:val="17"/>
        </w:rPr>
      </w:pPr>
      <w:ins w:id="108" w:author="Unknown">
        <w:r>
          <w:rPr>
            <w:rStyle w:val="a6"/>
            <w:rFonts w:ascii="Arial" w:hAnsi="Arial" w:cs="Arial"/>
            <w:color w:val="1B1B1B"/>
            <w:sz w:val="17"/>
            <w:szCs w:val="17"/>
          </w:rPr>
          <w:lastRenderedPageBreak/>
          <w:t xml:space="preserve">No.20 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《参与感》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09" w:author="Unknown"/>
          <w:rFonts w:ascii="Arial" w:hAnsi="Arial" w:cs="Arial"/>
          <w:color w:val="1B1B1B"/>
          <w:sz w:val="17"/>
          <w:szCs w:val="17"/>
        </w:rPr>
      </w:pPr>
      <w:ins w:id="110" w:author="Unknown">
        <w:r>
          <w:rPr>
            <w:rFonts w:ascii="Arial" w:hAnsi="Arial" w:cs="Arial"/>
            <w:color w:val="1B1B1B"/>
            <w:sz w:val="17"/>
            <w:szCs w:val="17"/>
          </w:rPr>
          <w:t>类型：市场营销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</w:t>
        </w:r>
        <w:r>
          <w:rPr>
            <w:rFonts w:ascii="Arial" w:hAnsi="Arial" w:cs="Arial"/>
            <w:color w:val="1B1B1B"/>
            <w:sz w:val="17"/>
            <w:szCs w:val="17"/>
          </w:rPr>
          <w:t>黎万强（著）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11" w:author="Unknown"/>
          <w:rFonts w:ascii="Arial" w:hAnsi="Arial" w:cs="Arial"/>
          <w:color w:val="1B1B1B"/>
          <w:sz w:val="17"/>
          <w:szCs w:val="17"/>
        </w:rPr>
      </w:pPr>
      <w:ins w:id="112" w:author="Unknown">
        <w:r>
          <w:rPr>
            <w:rFonts w:ascii="Arial" w:hAnsi="Arial" w:cs="Arial"/>
            <w:color w:val="1B1B1B"/>
            <w:sz w:val="17"/>
            <w:szCs w:val="17"/>
          </w:rPr>
          <w:t>小米终于开口！传统企业互联网转型第一书！揭开小米</w:t>
        </w:r>
        <w:r>
          <w:rPr>
            <w:rFonts w:ascii="Arial" w:hAnsi="Arial" w:cs="Arial"/>
            <w:color w:val="1B1B1B"/>
            <w:sz w:val="17"/>
            <w:szCs w:val="17"/>
          </w:rPr>
          <w:t>4</w:t>
        </w:r>
        <w:r>
          <w:rPr>
            <w:rFonts w:ascii="Arial" w:hAnsi="Arial" w:cs="Arial"/>
            <w:color w:val="1B1B1B"/>
            <w:sz w:val="17"/>
            <w:szCs w:val="17"/>
          </w:rPr>
          <w:t>年</w:t>
        </w:r>
        <w:r>
          <w:rPr>
            <w:rFonts w:ascii="Arial" w:hAnsi="Arial" w:cs="Arial"/>
            <w:color w:val="1B1B1B"/>
            <w:sz w:val="17"/>
            <w:szCs w:val="17"/>
          </w:rPr>
          <w:t>600</w:t>
        </w:r>
        <w:r>
          <w:rPr>
            <w:rFonts w:ascii="Arial" w:hAnsi="Arial" w:cs="Arial"/>
            <w:color w:val="1B1B1B"/>
            <w:sz w:val="17"/>
            <w:szCs w:val="17"/>
          </w:rPr>
          <w:t>亿奇迹背后的理念、方法和案例。社会化营销圣经！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13" w:author="Unknown"/>
          <w:rFonts w:ascii="Arial" w:hAnsi="Arial" w:cs="Arial"/>
          <w:color w:val="1B1B1B"/>
          <w:sz w:val="17"/>
          <w:szCs w:val="17"/>
        </w:rPr>
      </w:pPr>
      <w:ins w:id="114" w:author="Unknown">
        <w:r>
          <w:rPr>
            <w:rFonts w:ascii="Arial" w:hAnsi="Arial" w:cs="Arial"/>
            <w:color w:val="1B1B1B"/>
            <w:sz w:val="17"/>
            <w:szCs w:val="17"/>
          </w:rPr>
          <w:t>翻开本书，就是翻开一个崭新的商业时代。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15" w:author="Unknown"/>
          <w:rFonts w:ascii="Arial" w:hAnsi="Arial" w:cs="Arial"/>
          <w:color w:val="1B1B1B"/>
          <w:sz w:val="17"/>
          <w:szCs w:val="17"/>
        </w:rPr>
      </w:pPr>
      <w:ins w:id="116" w:author="Unknown">
        <w:r>
          <w:rPr>
            <w:rFonts w:ascii="Arial" w:hAnsi="Arial" w:cs="Arial"/>
            <w:color w:val="1B1B1B"/>
            <w:sz w:val="17"/>
            <w:szCs w:val="17"/>
          </w:rPr>
          <w:t>当小米开发产品时，数十万消费者热情地出谋划策；当小米新品上线时，几分钟内，数百万消费者涌入网站参与抢购，数亿销售额瞬间完成；当小米要推广产品时，上千万消费者兴奋地奔走相告；当小米产品售出后，几千万消费者又积极地参与到产品的口碑传播和每周更新完善之中</w:t>
        </w:r>
        <w:r>
          <w:rPr>
            <w:rFonts w:ascii="Arial" w:hAnsi="Arial" w:cs="Arial"/>
            <w:color w:val="1B1B1B"/>
            <w:sz w:val="17"/>
            <w:szCs w:val="17"/>
          </w:rPr>
          <w:t>……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17" w:author="Unknown"/>
          <w:rFonts w:ascii="Arial" w:hAnsi="Arial" w:cs="Arial"/>
          <w:color w:val="1B1B1B"/>
          <w:sz w:val="17"/>
          <w:szCs w:val="17"/>
        </w:rPr>
      </w:pPr>
      <w:ins w:id="118" w:author="Unknown">
        <w:r>
          <w:rPr>
            <w:rFonts w:ascii="Arial" w:hAnsi="Arial" w:cs="Arial"/>
            <w:color w:val="1B1B1B"/>
            <w:sz w:val="17"/>
            <w:szCs w:val="17"/>
          </w:rPr>
          <w:t>这是中国商业史上前所未有的奇观。消费者和品牌从未如此相互贴近，互动从未如此广泛深入。通过互联网，消费者扮演着小米的产品经理、测试工程师、口碑推荐人、梦想赞助商等各种角色，他们热情饱满地参与到一个品牌发展的各个细节当中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19" w:author="Unknown"/>
          <w:rFonts w:ascii="Arial" w:hAnsi="Arial" w:cs="Arial"/>
          <w:color w:val="1B1B1B"/>
          <w:sz w:val="17"/>
          <w:szCs w:val="17"/>
        </w:rPr>
      </w:pPr>
      <w:ins w:id="120" w:author="Unknown">
        <w:r>
          <w:rPr>
            <w:rFonts w:ascii="Arial" w:hAnsi="Arial" w:cs="Arial"/>
            <w:color w:val="1B1B1B"/>
            <w:sz w:val="17"/>
            <w:szCs w:val="17"/>
          </w:rPr>
          <w:t>小米现象的背后，是互联网时代人类信息组织结构的深层巨变，是小米公司对这一巨变的敏感觉察和精确把握。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21" w:author="Unknown"/>
          <w:rFonts w:ascii="Arial" w:hAnsi="Arial" w:cs="Arial"/>
          <w:color w:val="1B1B1B"/>
          <w:sz w:val="17"/>
          <w:szCs w:val="17"/>
        </w:rPr>
      </w:pPr>
      <w:ins w:id="122" w:author="Unknown">
        <w:r>
          <w:rPr>
            <w:rFonts w:ascii="Arial" w:hAnsi="Arial" w:cs="Arial"/>
            <w:color w:val="1B1B1B"/>
            <w:sz w:val="17"/>
            <w:szCs w:val="17"/>
          </w:rPr>
          <w:t>作为小米联合创始人，本书作者黎万强，真诚有趣地向你讲述小米公司创业几年来的内部故事，从公司创立到产品开发，从产品设计到品牌建设，从日常运营到营销推广，从服务理念到公司理念，等等等等，通过一个个真实的小细节、小故事，将外界觉得不可思议的事情，清晰透彻地道出其中的逻辑必然，并慷慨地将其独创的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参与感三三法则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和盘托出。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23" w:author="Unknown"/>
          <w:rFonts w:ascii="Arial" w:hAnsi="Arial" w:cs="Arial"/>
          <w:color w:val="1B1B1B"/>
          <w:sz w:val="17"/>
          <w:szCs w:val="17"/>
        </w:rPr>
      </w:pPr>
      <w:ins w:id="124" w:author="Unknown">
        <w:r>
          <w:rPr>
            <w:rFonts w:ascii="Arial" w:hAnsi="Arial" w:cs="Arial"/>
            <w:color w:val="1B1B1B"/>
            <w:sz w:val="17"/>
            <w:szCs w:val="17"/>
          </w:rPr>
          <w:fldChar w:fldCharType="begin"/>
        </w:r>
        <w:r>
          <w:rPr>
            <w:rFonts w:ascii="Arial" w:hAnsi="Arial" w:cs="Arial"/>
            <w:color w:val="1B1B1B"/>
            <w:sz w:val="17"/>
            <w:szCs w:val="17"/>
          </w:rPr>
          <w:instrText xml:space="preserve"> INCLUDEPICTURE "http://ww1.sinaimg.cn/mw690/005MkxmCjw1eu67mpbh1gj30dw0j8ta1.jpg" \* MERGEFORMATINET </w:instrText>
        </w:r>
      </w:ins>
      <w:r>
        <w:rPr>
          <w:rFonts w:ascii="Arial" w:hAnsi="Arial" w:cs="Arial"/>
          <w:color w:val="1B1B1B"/>
          <w:sz w:val="17"/>
          <w:szCs w:val="17"/>
        </w:rPr>
        <w:fldChar w:fldCharType="separate"/>
      </w:r>
      <w:r>
        <w:rPr>
          <w:rFonts w:ascii="Arial" w:hAnsi="Arial" w:cs="Arial"/>
          <w:color w:val="1B1B1B"/>
          <w:sz w:val="17"/>
          <w:szCs w:val="17"/>
        </w:rPr>
        <w:pict>
          <v:shape id="_x0000_i1031" type="#_x0000_t75" alt="" style="width:24pt;height:24pt"/>
        </w:pict>
      </w:r>
      <w:ins w:id="125" w:author="Unknown">
        <w:r>
          <w:rPr>
            <w:rFonts w:ascii="Arial" w:hAnsi="Arial" w:cs="Arial"/>
            <w:color w:val="1B1B1B"/>
            <w:sz w:val="17"/>
            <w:szCs w:val="17"/>
          </w:rPr>
          <w:fldChar w:fldCharType="end"/>
        </w:r>
      </w:ins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126" w:author="Unknown"/>
          <w:rFonts w:ascii="Arial" w:hAnsi="Arial" w:cs="Arial"/>
          <w:color w:val="1B1B1B"/>
          <w:sz w:val="17"/>
          <w:szCs w:val="17"/>
        </w:rPr>
      </w:pPr>
      <w:ins w:id="127" w:author="Unknown">
        <w:r>
          <w:rPr>
            <w:rStyle w:val="a6"/>
            <w:rFonts w:ascii="Arial" w:hAnsi="Arial" w:cs="Arial"/>
            <w:color w:val="1B1B1B"/>
            <w:sz w:val="17"/>
            <w:szCs w:val="17"/>
          </w:rPr>
          <w:t xml:space="preserve">No.21 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《罗小黑战记》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28" w:author="Unknown"/>
          <w:rFonts w:ascii="Arial" w:hAnsi="Arial" w:cs="Arial"/>
          <w:color w:val="1B1B1B"/>
          <w:sz w:val="17"/>
          <w:szCs w:val="17"/>
        </w:rPr>
      </w:pPr>
      <w:ins w:id="129" w:author="Unknown">
        <w:r>
          <w:rPr>
            <w:rFonts w:ascii="Arial" w:hAnsi="Arial" w:cs="Arial"/>
            <w:color w:val="1B1B1B"/>
            <w:sz w:val="17"/>
            <w:szCs w:val="17"/>
          </w:rPr>
          <w:t>类型：漫画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MTJJ</w:t>
        </w:r>
        <w:r>
          <w:rPr>
            <w:rFonts w:ascii="Arial" w:hAnsi="Arial" w:cs="Arial"/>
            <w:color w:val="1B1B1B"/>
            <w:sz w:val="17"/>
            <w:szCs w:val="17"/>
          </w:rPr>
          <w:t>（著）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30" w:author="Unknown"/>
          <w:rFonts w:ascii="Arial" w:hAnsi="Arial" w:cs="Arial"/>
          <w:color w:val="1B1B1B"/>
          <w:sz w:val="17"/>
          <w:szCs w:val="17"/>
        </w:rPr>
      </w:pPr>
      <w:ins w:id="131" w:author="Unknown">
        <w:r>
          <w:rPr>
            <w:rFonts w:ascii="Arial" w:hAnsi="Arial" w:cs="Arial"/>
            <w:color w:val="1B1B1B"/>
            <w:sz w:val="17"/>
            <w:szCs w:val="17"/>
          </w:rPr>
          <w:t>全民追捧的国民级动画！中国独立动画制作人</w:t>
        </w:r>
        <w:r>
          <w:rPr>
            <w:rFonts w:ascii="Arial" w:hAnsi="Arial" w:cs="Arial"/>
            <w:color w:val="1B1B1B"/>
            <w:sz w:val="17"/>
            <w:szCs w:val="17"/>
          </w:rPr>
          <w:t>MTJJ</w:t>
        </w:r>
        <w:r>
          <w:rPr>
            <w:rFonts w:ascii="Arial" w:hAnsi="Arial" w:cs="Arial"/>
            <w:color w:val="1B1B1B"/>
            <w:sz w:val="17"/>
            <w:szCs w:val="17"/>
          </w:rPr>
          <w:t>诚意出品，京东众筹近三十万，动画视频点击过亿！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32" w:author="Unknown"/>
          <w:rFonts w:ascii="Arial" w:hAnsi="Arial" w:cs="Arial"/>
          <w:color w:val="1B1B1B"/>
          <w:sz w:val="17"/>
          <w:szCs w:val="17"/>
        </w:rPr>
      </w:pPr>
      <w:ins w:id="133" w:author="Unknown">
        <w:r>
          <w:rPr>
            <w:rFonts w:ascii="Arial" w:hAnsi="Arial" w:cs="Arial"/>
            <w:color w:val="1B1B1B"/>
            <w:sz w:val="17"/>
            <w:szCs w:val="17"/>
          </w:rPr>
          <w:t>莉雨夜，一只流落街头的小黑猫，被少女罗小白带回家，起名罗小黑。罗小黑不是一只普通的猫咪，它极通人性，会蹲马桶，不吃猫粮，长长的尾巴甚至能分裂成多个名为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黑咻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的生物体。另一方面，名为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谛听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的神秘人物，发动手下三匹长着翅膀的狼，搜寻着罗小黑的下落。不久，罗小白带着小黑到乡下探望堂哥阿根和爷爷，由此发生了种种离奇玄幻事件。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34" w:author="Unknown"/>
          <w:rFonts w:ascii="Arial" w:hAnsi="Arial" w:cs="Arial"/>
          <w:color w:val="1B1B1B"/>
          <w:sz w:val="17"/>
          <w:szCs w:val="17"/>
        </w:rPr>
      </w:pPr>
      <w:r>
        <w:rPr>
          <w:rFonts w:ascii="Arial" w:hAnsi="Arial" w:cs="Arial"/>
          <w:noProof/>
          <w:color w:val="1B1B1B"/>
          <w:sz w:val="17"/>
          <w:szCs w:val="17"/>
        </w:rPr>
        <w:lastRenderedPageBreak/>
        <w:drawing>
          <wp:inline distT="0" distB="0" distL="0" distR="0">
            <wp:extent cx="6096000" cy="6271260"/>
            <wp:effectExtent l="19050" t="0" r="0" b="0"/>
            <wp:docPr id="22" name="图片 22" descr="http://ww2.sinaimg.cn/mw690/005MkxmCjw1eu67ltxkvzj30hs0iajv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005MkxmCjw1eu67ltxkvzj30hs0iajv9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7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135" w:author="Unknown"/>
          <w:rFonts w:ascii="Arial" w:hAnsi="Arial" w:cs="Arial"/>
          <w:color w:val="1B1B1B"/>
          <w:sz w:val="17"/>
          <w:szCs w:val="17"/>
        </w:rPr>
      </w:pPr>
      <w:ins w:id="136" w:author="Unknown">
        <w:r>
          <w:rPr>
            <w:rStyle w:val="a6"/>
            <w:rFonts w:ascii="Arial" w:hAnsi="Arial" w:cs="Arial"/>
            <w:color w:val="1B1B1B"/>
            <w:sz w:val="17"/>
            <w:szCs w:val="17"/>
          </w:rPr>
          <w:t xml:space="preserve">No.22 </w:t>
        </w:r>
        <w:r>
          <w:rPr>
            <w:rStyle w:val="a6"/>
            <w:rFonts w:ascii="Arial" w:hAnsi="Arial" w:cs="Arial"/>
            <w:color w:val="1B1B1B"/>
            <w:sz w:val="17"/>
            <w:szCs w:val="17"/>
          </w:rPr>
          <w:t>《最美最美的中国童话》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37" w:author="Unknown"/>
          <w:rFonts w:ascii="Arial" w:hAnsi="Arial" w:cs="Arial"/>
          <w:color w:val="1B1B1B"/>
          <w:sz w:val="17"/>
          <w:szCs w:val="17"/>
        </w:rPr>
      </w:pPr>
      <w:ins w:id="138" w:author="Unknown">
        <w:r>
          <w:rPr>
            <w:rFonts w:ascii="Arial" w:hAnsi="Arial" w:cs="Arial"/>
            <w:color w:val="1B1B1B"/>
            <w:sz w:val="17"/>
            <w:szCs w:val="17"/>
          </w:rPr>
          <w:t>类型：童话故事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</w:t>
        </w:r>
        <w:r>
          <w:rPr>
            <w:rFonts w:ascii="Arial" w:hAnsi="Arial" w:cs="Arial"/>
            <w:color w:val="1B1B1B"/>
            <w:sz w:val="17"/>
            <w:szCs w:val="17"/>
          </w:rPr>
          <w:t>汉声杂志社（著）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39" w:author="Unknown"/>
          <w:rFonts w:ascii="Arial" w:hAnsi="Arial" w:cs="Arial"/>
          <w:color w:val="1B1B1B"/>
          <w:sz w:val="17"/>
          <w:szCs w:val="17"/>
        </w:rPr>
      </w:pPr>
      <w:ins w:id="140" w:author="Unknown"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好妈妈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尹建莉盛赞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中华文化瑰宝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，中国传统文化童书</w:t>
        </w:r>
        <w:r>
          <w:rPr>
            <w:rFonts w:ascii="Arial" w:hAnsi="Arial" w:cs="Arial"/>
            <w:color w:val="1B1B1B"/>
            <w:sz w:val="17"/>
            <w:szCs w:val="17"/>
          </w:rPr>
          <w:t>NO.1</w:t>
        </w:r>
        <w:r>
          <w:rPr>
            <w:rFonts w:ascii="Arial" w:hAnsi="Arial" w:cs="Arial"/>
            <w:color w:val="1B1B1B"/>
            <w:sz w:val="17"/>
            <w:szCs w:val="17"/>
          </w:rPr>
          <w:t>！台湾汉声献给中国儿童的世纪经典。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41" w:author="Unknown"/>
          <w:rFonts w:ascii="Arial" w:hAnsi="Arial" w:cs="Arial"/>
          <w:color w:val="1B1B1B"/>
          <w:sz w:val="17"/>
          <w:szCs w:val="17"/>
        </w:rPr>
      </w:pPr>
      <w:ins w:id="142" w:author="Unknown">
        <w:r>
          <w:rPr>
            <w:rFonts w:ascii="Arial" w:hAnsi="Arial" w:cs="Arial"/>
            <w:color w:val="1B1B1B"/>
            <w:sz w:val="17"/>
            <w:szCs w:val="17"/>
          </w:rPr>
          <w:t>《最美最美的中国童话》出版传奇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43" w:author="Unknown"/>
          <w:rFonts w:ascii="Arial" w:hAnsi="Arial" w:cs="Arial"/>
          <w:color w:val="1B1B1B"/>
          <w:sz w:val="17"/>
          <w:szCs w:val="17"/>
        </w:rPr>
      </w:pPr>
      <w:ins w:id="144" w:author="Unknown">
        <w:r>
          <w:rPr>
            <w:rFonts w:ascii="Arial" w:hAnsi="Arial" w:cs="Arial"/>
            <w:color w:val="1B1B1B"/>
            <w:sz w:val="17"/>
            <w:szCs w:val="17"/>
          </w:rPr>
          <w:t>您手中的这套《最美最美的中国童话》，是中国儿童读物出版历史上，最经久不衰的出版传奇。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45" w:author="Unknown"/>
          <w:rFonts w:ascii="Arial" w:hAnsi="Arial" w:cs="Arial"/>
          <w:color w:val="1B1B1B"/>
          <w:sz w:val="17"/>
          <w:szCs w:val="17"/>
        </w:rPr>
      </w:pPr>
      <w:ins w:id="146" w:author="Unknown">
        <w:r>
          <w:rPr>
            <w:rFonts w:hint="eastAsia"/>
            <w:color w:val="1B1B1B"/>
            <w:sz w:val="17"/>
            <w:szCs w:val="17"/>
          </w:rPr>
          <w:t>①</w:t>
        </w:r>
        <w:r>
          <w:rPr>
            <w:rFonts w:ascii="Arial" w:hAnsi="Arial" w:cs="Arial"/>
            <w:color w:val="1B1B1B"/>
            <w:sz w:val="17"/>
            <w:szCs w:val="17"/>
          </w:rPr>
          <w:t>1920</w:t>
        </w:r>
        <w:r>
          <w:rPr>
            <w:rFonts w:ascii="Arial" w:hAnsi="Arial" w:cs="Arial"/>
            <w:color w:val="1B1B1B"/>
            <w:sz w:val="17"/>
            <w:szCs w:val="17"/>
          </w:rPr>
          <w:t>年</w:t>
        </w:r>
        <w:r>
          <w:rPr>
            <w:rFonts w:ascii="Arial" w:hAnsi="Arial" w:cs="Arial"/>
            <w:color w:val="1B1B1B"/>
            <w:sz w:val="17"/>
            <w:szCs w:val="17"/>
          </w:rPr>
          <w:t>—1931</w:t>
        </w:r>
        <w:r>
          <w:rPr>
            <w:rFonts w:ascii="Arial" w:hAnsi="Arial" w:cs="Arial"/>
            <w:color w:val="1B1B1B"/>
            <w:sz w:val="17"/>
            <w:szCs w:val="17"/>
          </w:rPr>
          <w:t>年，北京大学、中山大学的学者在战火中抢救了一大批中国民间传说及童话故事，为传统文化保留下极其珍贵的第一手资料。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47" w:author="Unknown"/>
          <w:rFonts w:ascii="Arial" w:hAnsi="Arial" w:cs="Arial"/>
          <w:color w:val="1B1B1B"/>
          <w:sz w:val="17"/>
          <w:szCs w:val="17"/>
        </w:rPr>
      </w:pPr>
      <w:ins w:id="148" w:author="Unknown">
        <w:r>
          <w:rPr>
            <w:rFonts w:hint="eastAsia"/>
            <w:color w:val="1B1B1B"/>
            <w:sz w:val="17"/>
            <w:szCs w:val="17"/>
          </w:rPr>
          <w:t>②</w:t>
        </w:r>
        <w:r>
          <w:rPr>
            <w:rFonts w:ascii="Arial" w:hAnsi="Arial" w:cs="Arial"/>
            <w:color w:val="1B1B1B"/>
            <w:sz w:val="17"/>
            <w:szCs w:val="17"/>
          </w:rPr>
          <w:t>五十年后的</w:t>
        </w:r>
        <w:r>
          <w:rPr>
            <w:rFonts w:ascii="Arial" w:hAnsi="Arial" w:cs="Arial"/>
            <w:color w:val="1B1B1B"/>
            <w:sz w:val="17"/>
            <w:szCs w:val="17"/>
          </w:rPr>
          <w:t>1981</w:t>
        </w:r>
        <w:r>
          <w:rPr>
            <w:rFonts w:ascii="Arial" w:hAnsi="Arial" w:cs="Arial"/>
            <w:color w:val="1B1B1B"/>
            <w:sz w:val="17"/>
            <w:szCs w:val="17"/>
          </w:rPr>
          <w:t>年，台湾汉声出版社在北大、中大前辈的基础上，继续深入民间，上山下乡，遍访民间故事传人，形成本书最初的故事库。</w:t>
        </w:r>
        <w:r>
          <w:rPr>
            <w:rFonts w:ascii="Arial" w:hAnsi="Arial" w:cs="Arial"/>
            <w:color w:val="1B1B1B"/>
            <w:sz w:val="17"/>
            <w:szCs w:val="17"/>
          </w:rPr>
          <w:t xml:space="preserve"> </w:t>
        </w:r>
        <w:r>
          <w:rPr>
            <w:rFonts w:ascii="Arial" w:hAnsi="Arial" w:cs="Arial"/>
            <w:color w:val="1B1B1B"/>
            <w:sz w:val="17"/>
            <w:szCs w:val="17"/>
          </w:rPr>
          <w:t>在采集而来的故事的基础上，在不失原有主题和趣味的状态下，改写成为完整、符合现代价值观的故事。在编写的过程中，汉声编辑会到游乐场边邀请正在玩耍的小朋友来听讲，以</w:t>
        </w:r>
        <w:r>
          <w:rPr>
            <w:rFonts w:ascii="Arial" w:hAnsi="Arial" w:cs="Arial"/>
            <w:color w:val="1B1B1B"/>
            <w:sz w:val="17"/>
            <w:szCs w:val="17"/>
          </w:rPr>
          <w:t>“</w:t>
        </w:r>
        <w:r>
          <w:rPr>
            <w:rFonts w:ascii="Arial" w:hAnsi="Arial" w:cs="Arial"/>
            <w:color w:val="1B1B1B"/>
            <w:sz w:val="17"/>
            <w:szCs w:val="17"/>
          </w:rPr>
          <w:t>听到故事开头的小朋友舍不得离开去玩皮球，一定要听完才罢休</w:t>
        </w:r>
        <w:r>
          <w:rPr>
            <w:rFonts w:ascii="Arial" w:hAnsi="Arial" w:cs="Arial"/>
            <w:color w:val="1B1B1B"/>
            <w:sz w:val="17"/>
            <w:szCs w:val="17"/>
          </w:rPr>
          <w:t>”</w:t>
        </w:r>
        <w:r>
          <w:rPr>
            <w:rFonts w:ascii="Arial" w:hAnsi="Arial" w:cs="Arial"/>
            <w:color w:val="1B1B1B"/>
            <w:sz w:val="17"/>
            <w:szCs w:val="17"/>
          </w:rPr>
          <w:t>为标准，最后才完成定稿。所以中国童话里的每一个故事，都能迅速地让孩子入迷，沉浸在传统民间故事瑰丽的想象力之中。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49" w:author="Unknown"/>
          <w:rFonts w:ascii="Arial" w:hAnsi="Arial" w:cs="Arial"/>
          <w:color w:val="1B1B1B"/>
          <w:sz w:val="17"/>
          <w:szCs w:val="17"/>
        </w:rPr>
      </w:pPr>
      <w:ins w:id="150" w:author="Unknown">
        <w:r>
          <w:rPr>
            <w:rFonts w:hint="eastAsia"/>
            <w:color w:val="1B1B1B"/>
            <w:sz w:val="17"/>
            <w:szCs w:val="17"/>
          </w:rPr>
          <w:lastRenderedPageBreak/>
          <w:t>③</w:t>
        </w:r>
        <w:r>
          <w:rPr>
            <w:rFonts w:ascii="Arial" w:hAnsi="Arial" w:cs="Arial"/>
            <w:color w:val="1B1B1B"/>
            <w:sz w:val="17"/>
            <w:szCs w:val="17"/>
          </w:rPr>
          <w:t>本书不仅以故事吸引孩子，每一幅插图也饱浸传统文化的精髓。汉声从传统年画、皮影、刺绣、壁画、雕塑石刻中汲取技法，以毛笔、宣纸细细描绘，将故事中最精彩的部分化为一幅幅鲜活灵动，具有传统风味的图画，让孩子能在阅读精彩故事之际，同时习得中华传统美术的精髓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51" w:author="Unknown"/>
          <w:rFonts w:ascii="Arial" w:hAnsi="Arial" w:cs="Arial"/>
          <w:color w:val="1B1B1B"/>
          <w:sz w:val="17"/>
          <w:szCs w:val="17"/>
        </w:rPr>
      </w:pPr>
      <w:ins w:id="152" w:author="Unknown">
        <w:r>
          <w:rPr>
            <w:rFonts w:hint="eastAsia"/>
            <w:color w:val="1B1B1B"/>
            <w:sz w:val="17"/>
            <w:szCs w:val="17"/>
          </w:rPr>
          <w:t>④</w:t>
        </w:r>
        <w:r>
          <w:rPr>
            <w:rFonts w:ascii="Arial" w:hAnsi="Arial" w:cs="Arial"/>
            <w:color w:val="1B1B1B"/>
            <w:sz w:val="17"/>
            <w:szCs w:val="17"/>
          </w:rPr>
          <w:t>本书自从</w:t>
        </w:r>
        <w:r>
          <w:rPr>
            <w:rFonts w:ascii="Arial" w:hAnsi="Arial" w:cs="Arial"/>
            <w:color w:val="1B1B1B"/>
            <w:sz w:val="17"/>
            <w:szCs w:val="17"/>
          </w:rPr>
          <w:t>1982</w:t>
        </w:r>
        <w:r>
          <w:rPr>
            <w:rFonts w:ascii="Arial" w:hAnsi="Arial" w:cs="Arial"/>
            <w:color w:val="1B1B1B"/>
            <w:sz w:val="17"/>
            <w:szCs w:val="17"/>
          </w:rPr>
          <w:t>年出版以来，迅速风靡华人世界，三十年来畅销不衰，成为一代又一代华人共同的精神财富，成为中文出版史上的一个奇迹。</w:t>
        </w:r>
      </w:ins>
    </w:p>
    <w:p w:rsidR="00113CDD" w:rsidRDefault="00113CDD" w:rsidP="00113CDD">
      <w:pPr>
        <w:pStyle w:val="a5"/>
        <w:shd w:val="clear" w:color="auto" w:fill="FFFFFF"/>
        <w:spacing w:before="180" w:beforeAutospacing="0" w:after="180" w:afterAutospacing="0" w:line="311" w:lineRule="atLeast"/>
        <w:rPr>
          <w:ins w:id="153" w:author="Unknown"/>
          <w:rFonts w:ascii="Arial" w:hAnsi="Arial" w:cs="Arial"/>
          <w:color w:val="1B1B1B"/>
          <w:sz w:val="17"/>
          <w:szCs w:val="17"/>
        </w:rPr>
      </w:pPr>
      <w:ins w:id="154" w:author="Unknown">
        <w:r>
          <w:rPr>
            <w:rFonts w:hint="eastAsia"/>
            <w:color w:val="1B1B1B"/>
            <w:sz w:val="17"/>
            <w:szCs w:val="17"/>
          </w:rPr>
          <w:t>⑤</w:t>
        </w:r>
        <w:r>
          <w:rPr>
            <w:rFonts w:ascii="Arial" w:hAnsi="Arial" w:cs="Arial"/>
            <w:color w:val="1B1B1B"/>
            <w:sz w:val="17"/>
            <w:szCs w:val="17"/>
          </w:rPr>
          <w:t>2012</w:t>
        </w:r>
        <w:r>
          <w:rPr>
            <w:rFonts w:ascii="Arial" w:hAnsi="Arial" w:cs="Arial"/>
            <w:color w:val="1B1B1B"/>
            <w:sz w:val="17"/>
            <w:szCs w:val="17"/>
          </w:rPr>
          <w:t>年，在初版三十周年之际，读客图书正式引进《最美最美的中国童话》，一个风靡全球华人世界数十年的传奇出版物，首次回到了故土。</w:t>
        </w:r>
      </w:ins>
    </w:p>
    <w:p w:rsidR="00113CDD" w:rsidRDefault="00113CDD" w:rsidP="00113CDD">
      <w:pPr>
        <w:pStyle w:val="a5"/>
        <w:shd w:val="clear" w:color="auto" w:fill="FFFFFF"/>
        <w:spacing w:before="0" w:beforeAutospacing="0" w:after="0" w:afterAutospacing="0" w:line="311" w:lineRule="atLeast"/>
        <w:rPr>
          <w:ins w:id="155" w:author="Unknown"/>
          <w:rFonts w:ascii="Arial" w:hAnsi="Arial" w:cs="Arial"/>
          <w:color w:val="1B1B1B"/>
          <w:sz w:val="17"/>
          <w:szCs w:val="17"/>
        </w:rPr>
      </w:pPr>
      <w:ins w:id="156" w:author="Unknown">
        <w:r>
          <w:rPr>
            <w:rFonts w:ascii="Arial" w:hAnsi="Arial" w:cs="Arial"/>
            <w:color w:val="1B1B1B"/>
            <w:sz w:val="17"/>
            <w:szCs w:val="17"/>
          </w:rPr>
          <w:t>翻开本书，带孩子回归神奇、可爱、充满中华传统智慧的欢乐宝库。（</w:t>
        </w:r>
        <w:r>
          <w:rPr>
            <w:rFonts w:ascii="Arial" w:hAnsi="Arial" w:cs="Arial"/>
            <w:color w:val="1B1B1B"/>
            <w:sz w:val="17"/>
            <w:szCs w:val="17"/>
          </w:rPr>
          <w:fldChar w:fldCharType="begin"/>
        </w:r>
        <w:r>
          <w:rPr>
            <w:rFonts w:ascii="Arial" w:hAnsi="Arial" w:cs="Arial"/>
            <w:color w:val="1B1B1B"/>
            <w:sz w:val="17"/>
            <w:szCs w:val="17"/>
          </w:rPr>
          <w:instrText xml:space="preserve"> HYPERLINK "http://mp.weixin.qq.com/s?__biz=MzA5NzQ2MjMxMQ==&amp;mid=209715677&amp;idx=3&amp;sn=dc91b7e8a78ad1a27758ce3da10d786b&amp;scene=1&amp;key=c76941211a49ab587c867fc7ea98b3898ff48f20362abb0399514fea07203a3d2e383e7e9732f16b020d74e457ef85e6&amp;ascene=1&amp;uin=Mjg5ODA4MzYyMQ%3D%3D&amp;devicetype=webwx&amp;version=70000001&amp;pass_ticket=ddPsyjSyHgkRjVME0MxJQYLH0tJzdOq%2BYtryHgL3cZG27qChVvCcTOuifPXd8jug" \t "_blank" </w:instrText>
        </w:r>
        <w:r>
          <w:rPr>
            <w:rFonts w:ascii="Arial" w:hAnsi="Arial" w:cs="Arial"/>
            <w:color w:val="1B1B1B"/>
            <w:sz w:val="17"/>
            <w:szCs w:val="17"/>
          </w:rPr>
          <w:fldChar w:fldCharType="separate"/>
        </w:r>
        <w:r>
          <w:rPr>
            <w:rStyle w:val="a7"/>
            <w:rFonts w:ascii="Arial" w:hAnsi="Arial" w:cs="Arial"/>
            <w:color w:val="3399CC"/>
            <w:sz w:val="17"/>
            <w:szCs w:val="17"/>
          </w:rPr>
          <w:t>来源</w:t>
        </w:r>
        <w:r>
          <w:rPr>
            <w:rFonts w:ascii="Arial" w:hAnsi="Arial" w:cs="Arial"/>
            <w:color w:val="1B1B1B"/>
            <w:sz w:val="17"/>
            <w:szCs w:val="17"/>
          </w:rPr>
          <w:fldChar w:fldCharType="end"/>
        </w:r>
        <w:r>
          <w:rPr>
            <w:rFonts w:ascii="Arial" w:hAnsi="Arial" w:cs="Arial"/>
            <w:color w:val="1B1B1B"/>
            <w:sz w:val="17"/>
            <w:szCs w:val="17"/>
          </w:rPr>
          <w:t>）</w:t>
        </w:r>
      </w:ins>
    </w:p>
    <w:p w:rsidR="00AD34A3" w:rsidRDefault="00AD34A3"/>
    <w:sectPr w:rsidR="00AD34A3" w:rsidSect="00113CD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850" w:right="850" w:bottom="964" w:left="964" w:header="567" w:footer="68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34A3" w:rsidRDefault="00AD34A3" w:rsidP="00113CDD">
      <w:r>
        <w:separator/>
      </w:r>
    </w:p>
  </w:endnote>
  <w:endnote w:type="continuationSeparator" w:id="1">
    <w:p w:rsidR="00AD34A3" w:rsidRDefault="00AD34A3" w:rsidP="00113C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CDD" w:rsidRDefault="00113CDD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CDD" w:rsidRPr="00113CDD" w:rsidRDefault="00113CDD" w:rsidP="00113CDD">
    <w:pPr>
      <w:pStyle w:val="a4"/>
      <w:jc w:val="right"/>
    </w:pPr>
    <w:r>
      <w:t>a.</w:t>
    </w:r>
    <w:r>
      <w:rPr>
        <w:rFonts w:hint="eastAsia"/>
      </w:rPr>
      <w:t xml:space="preserve">        </w:t>
    </w:r>
    <w:r>
      <w:rPr>
        <w:rFonts w:hint="eastAsia"/>
      </w:rPr>
      <w:t>第</w:t>
    </w:r>
    <w:r>
      <w:rPr>
        <w:rFonts w:hint="eastAsia"/>
      </w:rPr>
      <w:t xml:space="preserve"> </w:t>
    </w:r>
    <w:fldSimple w:instr=" PAGE Pages \* MERGEFORMAT ">
      <w:r>
        <w:rPr>
          <w:noProof/>
        </w:rPr>
        <w:t>22</w:t>
      </w:r>
    </w:fldSimple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 xml:space="preserve"> / </w:t>
    </w:r>
    <w:r>
      <w:rPr>
        <w:rFonts w:hint="eastAsia"/>
      </w:rPr>
      <w:t>共</w:t>
    </w:r>
    <w:r>
      <w:rPr>
        <w:rFonts w:hint="eastAsia"/>
      </w:rPr>
      <w:t xml:space="preserve"> </w:t>
    </w:r>
    <w:fldSimple w:instr=" NUMPAGES Pages \* MERGEFORMAT ">
      <w:r>
        <w:rPr>
          <w:noProof/>
        </w:rPr>
        <w:t>22</w:t>
      </w:r>
    </w:fldSimple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 xml:space="preserve">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CDD" w:rsidRDefault="00113CD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34A3" w:rsidRDefault="00AD34A3" w:rsidP="00113CDD">
      <w:r>
        <w:separator/>
      </w:r>
    </w:p>
  </w:footnote>
  <w:footnote w:type="continuationSeparator" w:id="1">
    <w:p w:rsidR="00AD34A3" w:rsidRDefault="00AD34A3" w:rsidP="00113C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CDD" w:rsidRDefault="00113CDD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CDD" w:rsidRPr="00113CDD" w:rsidRDefault="00113CDD" w:rsidP="00113CDD">
    <w:pPr>
      <w:pStyle w:val="a3"/>
      <w:pBdr>
        <w:bottom w:val="none" w:sz="0" w:space="0" w:color="auto"/>
      </w:pBdr>
      <w:jc w:val="right"/>
    </w:pPr>
    <w:r>
      <w:rPr>
        <w:rFonts w:hint="eastAsia"/>
      </w:rPr>
      <w:t>第</w:t>
    </w:r>
    <w:r>
      <w:rPr>
        <w:rFonts w:hint="eastAsia"/>
      </w:rPr>
      <w:t xml:space="preserve"> </w:t>
    </w:r>
    <w:fldSimple w:instr=" PAGE Page \* MERGEFORMAT ">
      <w:r>
        <w:rPr>
          <w:noProof/>
        </w:rPr>
        <w:t>22</w:t>
      </w:r>
    </w:fldSimple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 xml:space="preserve"> / </w:t>
    </w:r>
    <w:r>
      <w:rPr>
        <w:rFonts w:hint="eastAsia"/>
      </w:rPr>
      <w:t>共</w:t>
    </w:r>
    <w:r>
      <w:rPr>
        <w:rFonts w:hint="eastAsia"/>
      </w:rPr>
      <w:t xml:space="preserve"> </w:t>
    </w:r>
    <w:fldSimple w:instr=" NUMPAGES Pages \* MERGEFORMAT ">
      <w:r>
        <w:rPr>
          <w:noProof/>
        </w:rPr>
        <w:t>22</w:t>
      </w:r>
    </w:fldSimple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 xml:space="preserve">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CDD" w:rsidRDefault="00113CDD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3CDD"/>
    <w:rsid w:val="00113CDD"/>
    <w:rsid w:val="006E0426"/>
    <w:rsid w:val="00AD34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3C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3CD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3C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3CDD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13C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113CDD"/>
    <w:rPr>
      <w:b/>
      <w:bCs/>
    </w:rPr>
  </w:style>
  <w:style w:type="character" w:styleId="a7">
    <w:name w:val="Hyperlink"/>
    <w:basedOn w:val="a0"/>
    <w:uiPriority w:val="99"/>
    <w:semiHidden/>
    <w:unhideWhenUsed/>
    <w:rsid w:val="00113CDD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113CD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13CD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83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1456</Words>
  <Characters>8304</Characters>
  <Application>Microsoft Office Word</Application>
  <DocSecurity>0</DocSecurity>
  <Lines>69</Lines>
  <Paragraphs>19</Paragraphs>
  <ScaleCrop>false</ScaleCrop>
  <Company/>
  <LinksUpToDate>false</LinksUpToDate>
  <CharactersWithSpaces>9741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3</cp:revision>
  <dcterms:created xsi:type="dcterms:W3CDTF">2018-04-03T07:52:00Z</dcterms:created>
  <dcterms:modified xsi:type="dcterms:W3CDTF">2018-04-03T12:03:00Z</dcterms:modified>
</cp:coreProperties>
</file>